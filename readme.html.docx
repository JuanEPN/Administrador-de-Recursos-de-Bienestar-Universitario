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D94" w:rsidRDefault="00F304F0">
      <w:pPr>
        <w:spacing w:before="220" w:line="420" w:lineRule="auto"/>
        <w:rPr>
          <w:rFonts w:ascii="Times New Roman" w:eastAsia="Times New Roman" w:hAnsi="Times New Roman" w:cs="Times New Roman"/>
        </w:rPr>
      </w:pPr>
      <w:bookmarkStart w:id="0" w:name="_GoBack"/>
      <w:bookmarkEnd w:id="0"/>
      <w:r>
        <w:rPr>
          <w:rFonts w:ascii="Times New Roman" w:eastAsia="Times New Roman" w:hAnsi="Times New Roman" w:cs="Times New Roman"/>
        </w:rPr>
        <w:t>Estudiantes 2266919/2266916alejandrovidal.juanpereira</w:t>
      </w:r>
    </w:p>
    <w:p w:rsidR="000B4D94" w:rsidRDefault="00F304F0">
      <w:pPr>
        <w:spacing w:before="220" w:line="420" w:lineRule="auto"/>
        <w:rPr>
          <w:rFonts w:ascii="Times New Roman" w:eastAsia="Times New Roman" w:hAnsi="Times New Roman" w:cs="Times New Roman"/>
        </w:rPr>
      </w:pPr>
      <w:r>
        <w:rPr>
          <w:rFonts w:ascii="Times New Roman" w:eastAsia="Times New Roman" w:hAnsi="Times New Roman" w:cs="Times New Roman"/>
        </w:rPr>
        <w:t xml:space="preserve">Requerimientos escogidos para el programa: </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gestión recursos debe registrar recursos para que la coordinadora de bienestar universitario o el monitor pueda almacenar el tipo de recurso, el nombre del recurso y la cantidad que ingresa al área.</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w:t>
      </w:r>
      <w:r>
        <w:rPr>
          <w:rFonts w:ascii="Times New Roman" w:eastAsia="Times New Roman" w:hAnsi="Times New Roman" w:cs="Times New Roman"/>
        </w:rPr>
        <w:t>tión de recursos debe modificar el nombre y la cantidad de un recurso para que la coordinadora o el monitor de bienestar pueda hacer el cambio de algún dato erróneo que se haya ingresado.</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gestión de recursos debe registrar la sal</w:t>
      </w:r>
      <w:r>
        <w:rPr>
          <w:rFonts w:ascii="Times New Roman" w:eastAsia="Times New Roman" w:hAnsi="Times New Roman" w:cs="Times New Roman"/>
        </w:rPr>
        <w:t>ida de recursos por concepto de donación para que la coordinadora o el monitor pueda almacenar el nombre del recurso, la cantidad, la fecha y a quien se le realiza la donación.</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gestión de recursos debe registrar un retiro (dar de</w:t>
      </w:r>
      <w:r>
        <w:rPr>
          <w:rFonts w:ascii="Times New Roman" w:eastAsia="Times New Roman" w:hAnsi="Times New Roman" w:cs="Times New Roman"/>
        </w:rPr>
        <w:t xml:space="preserve"> baja) de recursos que se realice para que la coordinadora o el monitor pueda almacenar el nombre de recurso, la cantidad y la fecha en que se realiza el retiro.</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gestión de préstamos debe registrar un préstamo que se realice para</w:t>
      </w:r>
      <w:r>
        <w:rPr>
          <w:rFonts w:ascii="Times New Roman" w:eastAsia="Times New Roman" w:hAnsi="Times New Roman" w:cs="Times New Roman"/>
        </w:rPr>
        <w:t xml:space="preserve"> que la coordinadora o el monitor pueda almacenar la fecha y hora del préstamo, el código, nombre, apellido, teléfono, plan, jornada, estamento, de quien solicitó el préstamo, así como los recursos prestados y su cantidad.</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Cuando se registre un préstamo el</w:t>
      </w:r>
      <w:r>
        <w:rPr>
          <w:rFonts w:ascii="Times New Roman" w:eastAsia="Times New Roman" w:hAnsi="Times New Roman" w:cs="Times New Roman"/>
        </w:rPr>
        <w:t xml:space="preserve"> sistema debe asignar a ese préstamo un estado de “activo” para que la coordinadora o el monitor sepa que prestamos se encuentran activos en su jornada laboral.</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gestión de préstamos debe finalizar un préstamo que esté en estado a</w:t>
      </w:r>
      <w:r>
        <w:rPr>
          <w:rFonts w:ascii="Times New Roman" w:eastAsia="Times New Roman" w:hAnsi="Times New Roman" w:cs="Times New Roman"/>
        </w:rPr>
        <w:t>ctivo o mora para que la coordinadora o el monitor pueda cambiar el estado del préstamo a finalizado, almacenar la fecha y hora de la finalización del préstamo y el código de la persona que recibió en la oficina el recurso.</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gesti</w:t>
      </w:r>
      <w:r>
        <w:rPr>
          <w:rFonts w:ascii="Times New Roman" w:eastAsia="Times New Roman" w:hAnsi="Times New Roman" w:cs="Times New Roman"/>
        </w:rPr>
        <w:t>ón de usuarios debe modificar el código, nombres, apellidos, teléfono, plan, jornada y estamento del usuario así la coordinadora o el monitor puede realizar el cambio de algún dato erróneo que se haya ingresado.</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El sistema en el módulo de inicio debe permi</w:t>
      </w:r>
      <w:r>
        <w:rPr>
          <w:rFonts w:ascii="Times New Roman" w:eastAsia="Times New Roman" w:hAnsi="Times New Roman" w:cs="Times New Roman"/>
        </w:rPr>
        <w:t>tir el inicio de sesión para que la coordinadora o el monitor pueda acceder a todas las gestiones del sistema y a sus funcionalidades.</w:t>
      </w:r>
    </w:p>
    <w:p w:rsidR="000B4D94" w:rsidRDefault="00F304F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Cuando se inicie sesión en el sistema este debe mostrar el nombre del usuario que se encuentre usando la aplicación, de e</w:t>
      </w:r>
      <w:r>
        <w:rPr>
          <w:rFonts w:ascii="Times New Roman" w:eastAsia="Times New Roman" w:hAnsi="Times New Roman" w:cs="Times New Roman"/>
        </w:rPr>
        <w:t>sta manera se puede reconocer quién está usando el software en dicho momento</w:t>
      </w:r>
    </w:p>
    <w:p w:rsidR="000B4D94" w:rsidRDefault="000B4D94">
      <w:pPr>
        <w:spacing w:before="220" w:line="420" w:lineRule="auto"/>
      </w:pPr>
    </w:p>
    <w:p w:rsidR="000B4D94" w:rsidRDefault="000B4D94">
      <w:pPr>
        <w:spacing w:before="220" w:line="420" w:lineRule="auto"/>
      </w:pPr>
    </w:p>
    <w:p w:rsidR="000B4D94" w:rsidRDefault="000B4D94">
      <w:pPr>
        <w:spacing w:before="220" w:line="420" w:lineRule="auto"/>
      </w:pPr>
    </w:p>
    <w:p w:rsidR="000B4D94" w:rsidRDefault="000B4D94">
      <w:pPr>
        <w:spacing w:before="220" w:line="420" w:lineRule="auto"/>
      </w:pPr>
    </w:p>
    <w:p w:rsidR="000B4D94" w:rsidRDefault="000B4D94">
      <w:pPr>
        <w:spacing w:before="220" w:line="420" w:lineRule="auto"/>
      </w:pPr>
    </w:p>
    <w:p w:rsidR="000B4D94" w:rsidRDefault="000B4D94">
      <w:pPr>
        <w:spacing w:before="220" w:line="420" w:lineRule="auto"/>
      </w:pPr>
    </w:p>
    <w:p w:rsidR="000B4D94" w:rsidRDefault="00F304F0">
      <w:pPr>
        <w:spacing w:before="220" w:line="420" w:lineRule="auto"/>
        <w:rPr>
          <w:ins w:id="1" w:author="JUAN ESTEBAN PEREIRA NEIRA" w:date="2022-12-06T01:50:00Z"/>
        </w:rPr>
      </w:pPr>
      <w:r>
        <w:t>Receta</w:t>
      </w:r>
      <w:ins w:id="2" w:author="JUAN ESTEBAN PEREIRA NEIRA" w:date="2022-12-06T01:50:00Z">
        <w:r>
          <w:t xml:space="preserve">: </w:t>
        </w:r>
      </w:ins>
    </w:p>
    <w:p w:rsidR="000B4D94" w:rsidRDefault="00F304F0">
      <w:pPr>
        <w:spacing w:before="220" w:line="420" w:lineRule="auto"/>
        <w:rPr>
          <w:ins w:id="3" w:author="JUAN ESTEBAN PEREIRA NEIRA" w:date="2022-12-06T01:50:00Z"/>
        </w:rPr>
      </w:pPr>
      <w:ins w:id="4" w:author="JUAN ESTEBAN PEREIRA NEIRA" w:date="2022-12-06T01:50:00Z">
        <w:r>
          <w:t xml:space="preserve">*Función ingresar: </w:t>
        </w:r>
      </w:ins>
    </w:p>
    <w:p w:rsidR="000B4D94" w:rsidRDefault="00F304F0">
      <w:pPr>
        <w:spacing w:before="220" w:line="420" w:lineRule="auto"/>
        <w:rPr>
          <w:ins w:id="5" w:author="JUAN ESTEBAN PEREIRA NEIRA" w:date="2022-12-06T01:50:00Z"/>
        </w:rPr>
      </w:pPr>
      <w:ins w:id="6" w:author="JUAN ESTEBAN PEREIRA NEIRA" w:date="2022-12-06T01:50:00Z">
        <w:r>
          <w:t xml:space="preserve">Definición de datos: </w:t>
        </w:r>
      </w:ins>
    </w:p>
    <w:p w:rsidR="000B4D94" w:rsidRDefault="00F304F0">
      <w:pPr>
        <w:spacing w:before="220" w:line="420" w:lineRule="auto"/>
        <w:rPr>
          <w:ins w:id="7" w:author="JUAN ESTEBAN PEREIRA NEIRA" w:date="2022-12-06T01:50:00Z"/>
        </w:rPr>
      </w:pPr>
      <w:ins w:id="8" w:author="JUAN ESTEBAN PEREIRA NEIRA" w:date="2022-12-06T01:50:00Z">
        <w:r>
          <w:t>user1=Variable que contiene un Entry con el nombre del usuario</w:t>
        </w:r>
      </w:ins>
    </w:p>
    <w:p w:rsidR="000B4D94" w:rsidRDefault="00F304F0">
      <w:pPr>
        <w:spacing w:before="220" w:line="420" w:lineRule="auto"/>
        <w:rPr>
          <w:ins w:id="9" w:author="JUAN ESTEBAN PEREIRA NEIRA" w:date="2022-12-06T01:50:00Z"/>
        </w:rPr>
      </w:pPr>
      <w:ins w:id="10" w:author="JUAN ESTEBAN PEREIRA NEIRA" w:date="2022-12-06T01:50:00Z">
        <w:r>
          <w:t xml:space="preserve">user=Tipo StringVar que contiene lo obtenido en la entrada </w:t>
        </w:r>
        <w:r>
          <w:t xml:space="preserve">de texto </w:t>
        </w:r>
      </w:ins>
    </w:p>
    <w:p w:rsidR="000B4D94" w:rsidRDefault="00F304F0">
      <w:pPr>
        <w:spacing w:before="220" w:line="420" w:lineRule="auto"/>
        <w:rPr>
          <w:ins w:id="11" w:author="JUAN ESTEBAN PEREIRA NEIRA" w:date="2022-12-06T01:50:00Z"/>
        </w:rPr>
      </w:pPr>
      <w:ins w:id="12" w:author="JUAN ESTEBAN PEREIRA NEIRA" w:date="2022-12-06T01:50:00Z">
        <w:r>
          <w:t xml:space="preserve">password1=Variable que contiene un Entry con la contraseña </w:t>
        </w:r>
      </w:ins>
    </w:p>
    <w:p w:rsidR="000B4D94" w:rsidRDefault="00F304F0">
      <w:pPr>
        <w:spacing w:before="220" w:line="420" w:lineRule="auto"/>
        <w:rPr>
          <w:ins w:id="13" w:author="JUAN ESTEBAN PEREIRA NEIRA" w:date="2022-12-06T01:50:00Z"/>
        </w:rPr>
      </w:pPr>
      <w:ins w:id="14" w:author="JUAN ESTEBAN PEREIRA NEIRA" w:date="2022-12-06T01:50:00Z">
        <w:r>
          <w:t>password=Tipo StringVar que contiene la contraseña obtenida de la entrada de texto</w:t>
        </w:r>
      </w:ins>
    </w:p>
    <w:p w:rsidR="000B4D94" w:rsidRDefault="00F304F0">
      <w:pPr>
        <w:spacing w:before="220" w:line="420" w:lineRule="auto"/>
        <w:rPr>
          <w:ins w:id="15" w:author="JUAN ESTEBAN PEREIRA NEIRA" w:date="2022-12-06T01:50:00Z"/>
        </w:rPr>
      </w:pPr>
      <w:ins w:id="16" w:author="JUAN ESTEBAN PEREIRA NEIRA" w:date="2022-12-06T01:50:00Z">
        <w:r>
          <w:t>contra=Variable que contiene un Label con el texto “Ingrese Contraseña”</w:t>
        </w:r>
      </w:ins>
    </w:p>
    <w:p w:rsidR="000B4D94" w:rsidRDefault="00F304F0">
      <w:pPr>
        <w:spacing w:before="220" w:line="420" w:lineRule="auto"/>
        <w:rPr>
          <w:ins w:id="17" w:author="JUAN ESTEBAN PEREIRA NEIRA" w:date="2022-12-06T01:50:00Z"/>
        </w:rPr>
      </w:pPr>
      <w:ins w:id="18" w:author="JUAN ESTEBAN PEREIRA NEIRA" w:date="2022-12-06T01:50:00Z">
        <w:r>
          <w:t>lus=Variable que contiene un La</w:t>
        </w:r>
        <w:r>
          <w:t>bel con el texto de “Ingrese Usuario”</w:t>
        </w:r>
      </w:ins>
    </w:p>
    <w:p w:rsidR="000B4D94" w:rsidRDefault="00F304F0">
      <w:pPr>
        <w:spacing w:before="220" w:line="420" w:lineRule="auto"/>
        <w:rPr>
          <w:ins w:id="19" w:author="JUAN ESTEBAN PEREIRA NEIRA" w:date="2022-12-06T01:50:00Z"/>
        </w:rPr>
      </w:pPr>
      <w:ins w:id="20" w:author="JUAN ESTEBAN PEREIRA NEIRA" w:date="2022-12-06T01:50:00Z">
        <w:r>
          <w:t>b1=Variable que contiene el botón con nombre “Accéder” que llama a la función</w:t>
        </w:r>
      </w:ins>
    </w:p>
    <w:p w:rsidR="000B4D94" w:rsidRDefault="00F304F0">
      <w:pPr>
        <w:spacing w:before="220" w:line="420" w:lineRule="auto"/>
        <w:rPr>
          <w:ins w:id="21" w:author="JUAN ESTEBAN PEREIRA NEIRA" w:date="2022-12-06T01:50:00Z"/>
        </w:rPr>
      </w:pPr>
      <w:ins w:id="22" w:author="JUAN ESTEBAN PEREIRA NEIRA" w:date="2022-12-06T01:50:00Z">
        <w:r>
          <w:t xml:space="preserve">Firma: </w:t>
        </w:r>
      </w:ins>
    </w:p>
    <w:p w:rsidR="000B4D94" w:rsidRDefault="00F304F0">
      <w:pPr>
        <w:spacing w:before="220" w:line="420" w:lineRule="auto"/>
        <w:rPr>
          <w:ins w:id="23" w:author="JUAN ESTEBAN PEREIRA NEIRA" w:date="2022-12-06T01:50:00Z"/>
        </w:rPr>
      </w:pPr>
      <w:ins w:id="24" w:author="JUAN ESTEBAN PEREIRA NEIRA" w:date="2022-12-06T01:50:00Z">
        <w:r>
          <w:t>Entradas=user, password</w:t>
        </w:r>
      </w:ins>
    </w:p>
    <w:p w:rsidR="000B4D94" w:rsidRDefault="00F304F0">
      <w:pPr>
        <w:spacing w:before="220" w:line="420" w:lineRule="auto"/>
        <w:rPr>
          <w:ins w:id="25" w:author="JUAN ESTEBAN PEREIRA NEIRA" w:date="2022-12-06T01:50:00Z"/>
        </w:rPr>
      </w:pPr>
      <w:ins w:id="26" w:author="JUAN ESTEBAN PEREIRA NEIRA" w:date="2022-12-06T01:50:00Z">
        <w:r>
          <w:t>Salidas=llamado a la función “principal” que contiene el resto del programa</w:t>
        </w:r>
      </w:ins>
    </w:p>
    <w:p w:rsidR="000B4D94" w:rsidRDefault="00F304F0">
      <w:pPr>
        <w:spacing w:before="220" w:line="420" w:lineRule="auto"/>
        <w:rPr>
          <w:ins w:id="27" w:author="JUAN ESTEBAN PEREIRA NEIRA" w:date="2022-12-06T01:50:00Z"/>
        </w:rPr>
      </w:pPr>
      <w:ins w:id="28" w:author="JUAN ESTEBAN PEREIRA NEIRA" w:date="2022-12-06T01:50:00Z">
        <w:r>
          <w:t xml:space="preserve">Propósito: Que esta primera función sea la encargada de preguntar un usuario y contraseña para poder dar paso al resto del programa. </w:t>
        </w:r>
      </w:ins>
    </w:p>
    <w:p w:rsidR="000B4D94" w:rsidRDefault="00F304F0">
      <w:pPr>
        <w:spacing w:before="220" w:line="420" w:lineRule="auto"/>
        <w:rPr>
          <w:ins w:id="29" w:author="JUAN ESTEBAN PEREIRA NEIRA" w:date="2022-12-06T01:50:00Z"/>
        </w:rPr>
      </w:pPr>
      <w:ins w:id="30" w:author="JUAN ESTEBAN PEREIRA NEIRA" w:date="2022-12-06T01:50:00Z">
        <w:r>
          <w:t xml:space="preserve">Ejemplos funcionales: </w:t>
        </w:r>
      </w:ins>
    </w:p>
    <w:p w:rsidR="000B4D94" w:rsidRDefault="00F304F0">
      <w:pPr>
        <w:numPr>
          <w:ilvl w:val="0"/>
          <w:numId w:val="2"/>
        </w:numPr>
        <w:spacing w:before="220" w:line="420" w:lineRule="auto"/>
        <w:rPr>
          <w:ins w:id="31" w:author="JUAN ESTEBAN PEREIRA NEIRA" w:date="2022-12-06T01:50:00Z"/>
        </w:rPr>
      </w:pPr>
      <w:ins w:id="32" w:author="JUAN ESTEBAN PEREIRA NEIRA" w:date="2022-12-06T01:50:00Z">
        <w:r>
          <w:t>Al ejecutar el programa:</w:t>
        </w:r>
      </w:ins>
    </w:p>
    <w:p w:rsidR="000B4D94" w:rsidRDefault="00F304F0">
      <w:pPr>
        <w:spacing w:before="220" w:line="420" w:lineRule="auto"/>
        <w:rPr>
          <w:ins w:id="33" w:author="JUAN ESTEBAN PEREIRA NEIRA" w:date="2022-12-06T01:50:00Z"/>
        </w:rPr>
      </w:pPr>
      <w:ins w:id="34" w:author="JUAN ESTEBAN PEREIRA NEIRA" w:date="2022-12-06T01:50:00Z">
        <w:r>
          <w:rPr>
            <w:noProof/>
            <w:lang w:val="en-US"/>
          </w:rPr>
          <w:lastRenderedPageBreak/>
          <w:drawing>
            <wp:inline distT="114300" distB="114300" distL="114300" distR="114300">
              <wp:extent cx="2943225" cy="17621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2943225" cy="1762125"/>
                      </a:xfrm>
                      <a:prstGeom prst="rect">
                        <a:avLst/>
                      </a:prstGeom>
                      <a:ln/>
                    </pic:spPr>
                  </pic:pic>
                </a:graphicData>
              </a:graphic>
            </wp:inline>
          </w:drawing>
        </w:r>
      </w:ins>
    </w:p>
    <w:p w:rsidR="000B4D94" w:rsidRDefault="00F304F0">
      <w:pPr>
        <w:numPr>
          <w:ilvl w:val="0"/>
          <w:numId w:val="2"/>
        </w:numPr>
        <w:spacing w:before="220" w:line="420" w:lineRule="auto"/>
        <w:rPr>
          <w:ins w:id="35" w:author="JUAN ESTEBAN PEREIRA NEIRA" w:date="2022-12-06T01:50:00Z"/>
        </w:rPr>
      </w:pPr>
      <w:ins w:id="36" w:author="JUAN ESTEBAN PEREIRA NEIRA" w:date="2022-12-06T01:50:00Z">
        <w:r>
          <w:t>Ingreso de datos del usuario</w:t>
        </w:r>
      </w:ins>
    </w:p>
    <w:p w:rsidR="000B4D94" w:rsidRDefault="00F304F0">
      <w:pPr>
        <w:spacing w:before="220" w:line="420" w:lineRule="auto"/>
        <w:rPr>
          <w:ins w:id="37" w:author="JUAN ESTEBAN PEREIRA NEIRA" w:date="2022-12-06T01:50:00Z"/>
        </w:rPr>
      </w:pPr>
      <w:ins w:id="38" w:author="JUAN ESTEBAN PEREIRA NEIRA" w:date="2022-12-06T01:50:00Z">
        <w:r>
          <w:rPr>
            <w:noProof/>
            <w:lang w:val="en-US"/>
          </w:rPr>
          <w:drawing>
            <wp:inline distT="114300" distB="114300" distL="114300" distR="114300">
              <wp:extent cx="2886075" cy="17145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
                      <a:srcRect/>
                      <a:stretch>
                        <a:fillRect/>
                      </a:stretch>
                    </pic:blipFill>
                    <pic:spPr>
                      <a:xfrm>
                        <a:off x="0" y="0"/>
                        <a:ext cx="2886075" cy="1714500"/>
                      </a:xfrm>
                      <a:prstGeom prst="rect">
                        <a:avLst/>
                      </a:prstGeom>
                      <a:ln/>
                    </pic:spPr>
                  </pic:pic>
                </a:graphicData>
              </a:graphic>
            </wp:inline>
          </w:drawing>
        </w:r>
      </w:ins>
    </w:p>
    <w:p w:rsidR="000B4D94" w:rsidRDefault="00F304F0">
      <w:pPr>
        <w:numPr>
          <w:ilvl w:val="0"/>
          <w:numId w:val="2"/>
        </w:numPr>
        <w:spacing w:before="220" w:line="420" w:lineRule="auto"/>
        <w:rPr>
          <w:ins w:id="39" w:author="JUAN ESTEBAN PEREIRA NEIRA" w:date="2022-12-06T01:50:00Z"/>
        </w:rPr>
      </w:pPr>
      <w:ins w:id="40" w:author="JUAN ESTEBAN PEREIRA NEIRA" w:date="2022-12-06T01:50:00Z">
        <w:r>
          <w:t>Al ingresar contraseña o usuario incorrec</w:t>
        </w:r>
        <w:r>
          <w:t xml:space="preserve">to se mostrará que es “Incorrecto” en la parte superior izquierda </w:t>
        </w:r>
      </w:ins>
    </w:p>
    <w:p w:rsidR="000B4D94" w:rsidRDefault="00F304F0">
      <w:pPr>
        <w:spacing w:before="220" w:line="420" w:lineRule="auto"/>
        <w:rPr>
          <w:ins w:id="41" w:author="JUAN ESTEBAN PEREIRA NEIRA" w:date="2022-12-06T01:50:00Z"/>
        </w:rPr>
      </w:pPr>
      <w:ins w:id="42" w:author="JUAN ESTEBAN PEREIRA NEIRA" w:date="2022-12-06T01:50:00Z">
        <w:r>
          <w:rPr>
            <w:noProof/>
            <w:lang w:val="en-US"/>
          </w:rPr>
          <w:drawing>
            <wp:inline distT="114300" distB="114300" distL="114300" distR="114300">
              <wp:extent cx="2867025" cy="1628775"/>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2867025" cy="1628775"/>
                      </a:xfrm>
                      <a:prstGeom prst="rect">
                        <a:avLst/>
                      </a:prstGeom>
                      <a:ln/>
                    </pic:spPr>
                  </pic:pic>
                </a:graphicData>
              </a:graphic>
            </wp:inline>
          </w:drawing>
        </w:r>
      </w:ins>
    </w:p>
    <w:p w:rsidR="000B4D94" w:rsidRDefault="00F304F0">
      <w:pPr>
        <w:numPr>
          <w:ilvl w:val="0"/>
          <w:numId w:val="2"/>
        </w:numPr>
        <w:spacing w:before="220" w:line="420" w:lineRule="auto"/>
        <w:rPr>
          <w:ins w:id="43" w:author="JUAN ESTEBAN PEREIRA NEIRA" w:date="2022-12-06T01:50:00Z"/>
        </w:rPr>
      </w:pPr>
      <w:ins w:id="44" w:author="JUAN ESTEBAN PEREIRA NEIRA" w:date="2022-12-06T01:50:00Z">
        <w:r>
          <w:t>Caso de contraseña correcta. Paso al programa principal</w:t>
        </w:r>
      </w:ins>
    </w:p>
    <w:p w:rsidR="000B4D94" w:rsidRDefault="00F304F0">
      <w:pPr>
        <w:spacing w:before="220" w:line="420" w:lineRule="auto"/>
        <w:rPr>
          <w:ins w:id="45" w:author="JUAN ESTEBAN PEREIRA NEIRA" w:date="2022-12-06T01:50:00Z"/>
        </w:rPr>
      </w:pPr>
      <w:ins w:id="46" w:author="JUAN ESTEBAN PEREIRA NEIRA" w:date="2022-12-06T01:50:00Z">
        <w:r>
          <w:rPr>
            <w:noProof/>
            <w:lang w:val="en-US"/>
          </w:rPr>
          <w:lastRenderedPageBreak/>
          <w:drawing>
            <wp:inline distT="114300" distB="114300" distL="114300" distR="114300">
              <wp:extent cx="5731200" cy="32893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5731200" cy="3289300"/>
                      </a:xfrm>
                      <a:prstGeom prst="rect">
                        <a:avLst/>
                      </a:prstGeom>
                      <a:ln/>
                    </pic:spPr>
                  </pic:pic>
                </a:graphicData>
              </a:graphic>
            </wp:inline>
          </w:drawing>
        </w:r>
      </w:ins>
    </w:p>
    <w:p w:rsidR="000B4D94" w:rsidRDefault="00F304F0">
      <w:pPr>
        <w:spacing w:before="220" w:line="420" w:lineRule="auto"/>
        <w:rPr>
          <w:ins w:id="47" w:author="JUAN ESTEBAN PEREIRA NEIRA" w:date="2022-12-06T01:50:00Z"/>
        </w:rPr>
      </w:pPr>
      <w:ins w:id="48" w:author="JUAN ESTEBAN PEREIRA NEIRA" w:date="2022-12-06T01:50:00Z">
        <w:r>
          <w:t xml:space="preserve">*Función principal: </w:t>
        </w:r>
      </w:ins>
    </w:p>
    <w:p w:rsidR="000B4D94" w:rsidRDefault="00F304F0">
      <w:pPr>
        <w:spacing w:before="220" w:line="420" w:lineRule="auto"/>
        <w:rPr>
          <w:ins w:id="49" w:author="JUAN ESTEBAN PEREIRA NEIRA" w:date="2022-12-06T01:50:00Z"/>
        </w:rPr>
      </w:pPr>
      <w:ins w:id="50" w:author="JUAN ESTEBAN PEREIRA NEIRA" w:date="2022-12-06T01:50:00Z">
        <w:r>
          <w:t xml:space="preserve">Definición de datos: </w:t>
        </w:r>
      </w:ins>
    </w:p>
    <w:p w:rsidR="000B4D94" w:rsidRDefault="00F304F0">
      <w:pPr>
        <w:spacing w:before="220" w:line="420" w:lineRule="auto"/>
        <w:rPr>
          <w:ins w:id="51" w:author="JUAN ESTEBAN PEREIRA NEIRA" w:date="2022-12-06T01:50:00Z"/>
        </w:rPr>
      </w:pPr>
      <w:ins w:id="52" w:author="JUAN ESTEBAN PEREIRA NEIRA" w:date="2022-12-06T01:50:00Z">
        <w:r>
          <w:t>PRIMER INTERFAZ</w:t>
        </w:r>
      </w:ins>
    </w:p>
    <w:p w:rsidR="000B4D94" w:rsidRDefault="00F304F0">
      <w:pPr>
        <w:spacing w:before="220" w:line="420" w:lineRule="auto"/>
        <w:rPr>
          <w:ins w:id="53" w:author="JUAN ESTEBAN PEREIRA NEIRA" w:date="2022-12-06T01:50:00Z"/>
        </w:rPr>
      </w:pPr>
      <w:ins w:id="54" w:author="JUAN ESTEBAN PEREIRA NEIRA" w:date="2022-12-06T01:50:00Z">
        <w:r>
          <w:t xml:space="preserve">nombre, apellido, hora, fecha, codigo, curso, jornada, recurso, elemento1, codigo2, cantidad2A, tipo, Ele1, ti2, </w:t>
        </w:r>
      </w:ins>
    </w:p>
    <w:p w:rsidR="000B4D94" w:rsidRDefault="00F304F0">
      <w:pPr>
        <w:spacing w:before="220" w:line="420" w:lineRule="auto"/>
        <w:rPr>
          <w:ins w:id="55" w:author="JUAN ESTEBAN PEREIRA NEIRA" w:date="2022-12-06T01:50:00Z"/>
        </w:rPr>
      </w:pPr>
      <w:ins w:id="56" w:author="JUAN ESTEBAN PEREIRA NEIRA" w:date="2022-12-06T01:50:00Z">
        <w:r>
          <w:t xml:space="preserve">donaobaja=Variables de tipo StringVar que contiene datos preguntados al usuario de tipo cadena. </w:t>
        </w:r>
      </w:ins>
    </w:p>
    <w:p w:rsidR="000B4D94" w:rsidRDefault="00F304F0">
      <w:pPr>
        <w:spacing w:before="220" w:line="420" w:lineRule="auto"/>
        <w:rPr>
          <w:ins w:id="57" w:author="JUAN ESTEBAN PEREIRA NEIRA" w:date="2022-12-06T01:50:00Z"/>
        </w:rPr>
      </w:pPr>
      <w:ins w:id="58" w:author="JUAN ESTEBAN PEREIRA NEIRA" w:date="2022-12-06T01:50:00Z">
        <w:r>
          <w:t>codigo, numCelular, cantidad, codigo2, cantid</w:t>
        </w:r>
        <w:r>
          <w:t>ad2A, cant2A, cod2=Variables de tipo IntVar</w:t>
        </w:r>
      </w:ins>
    </w:p>
    <w:p w:rsidR="000B4D94" w:rsidRDefault="00F304F0">
      <w:pPr>
        <w:spacing w:before="220" w:line="420" w:lineRule="auto"/>
        <w:rPr>
          <w:ins w:id="59" w:author="JUAN ESTEBAN PEREIRA NEIRA" w:date="2022-12-06T01:50:00Z"/>
        </w:rPr>
      </w:pPr>
      <w:ins w:id="60" w:author="JUAN ESTEBAN PEREIRA NEIRA" w:date="2022-12-06T01:50:00Z">
        <w:r>
          <w:t>que contienen datos de tipo numérico preguntados al usuario</w:t>
        </w:r>
      </w:ins>
    </w:p>
    <w:p w:rsidR="000B4D94" w:rsidRDefault="00F304F0">
      <w:pPr>
        <w:spacing w:before="220" w:line="420" w:lineRule="auto"/>
        <w:rPr>
          <w:ins w:id="61" w:author="JUAN ESTEBAN PEREIRA NEIRA" w:date="2022-12-06T01:50:00Z"/>
        </w:rPr>
      </w:pPr>
      <w:ins w:id="62" w:author="JUAN ESTEBAN PEREIRA NEIRA" w:date="2022-12-06T01:50:00Z">
        <w:r>
          <w:t xml:space="preserve">ventana2=Variable que abre la segunda ventana tras ingresar usuario y contraseña correctos. </w:t>
        </w:r>
      </w:ins>
    </w:p>
    <w:p w:rsidR="000B4D94" w:rsidRDefault="00F304F0">
      <w:pPr>
        <w:spacing w:before="220" w:line="420" w:lineRule="auto"/>
        <w:rPr>
          <w:ins w:id="63" w:author="JUAN ESTEBAN PEREIRA NEIRA" w:date="2022-12-06T01:50:00Z"/>
        </w:rPr>
      </w:pPr>
      <w:ins w:id="64" w:author="JUAN ESTEBAN PEREIRA NEIRA" w:date="2022-12-06T01:50:00Z">
        <w:r>
          <w:t>panel=Variable que contiene un panel de pestañas del módulo</w:t>
        </w:r>
        <w:r>
          <w:t xml:space="preserve"> ttk.Notebook </w:t>
        </w:r>
      </w:ins>
    </w:p>
    <w:p w:rsidR="000B4D94" w:rsidRDefault="00F304F0">
      <w:pPr>
        <w:spacing w:before="220" w:line="420" w:lineRule="auto"/>
        <w:rPr>
          <w:ins w:id="65" w:author="JUAN ESTEBAN PEREIRA NEIRA" w:date="2022-12-06T01:50:00Z"/>
        </w:rPr>
      </w:pPr>
      <w:ins w:id="66" w:author="JUAN ESTEBAN PEREIRA NEIRA" w:date="2022-12-06T01:50:00Z">
        <w:r>
          <w:t xml:space="preserve">tab1=Indica el panel sobre el cual se trabajará </w:t>
        </w:r>
      </w:ins>
    </w:p>
    <w:p w:rsidR="000B4D94" w:rsidRDefault="00F304F0">
      <w:pPr>
        <w:spacing w:before="220" w:line="420" w:lineRule="auto"/>
        <w:rPr>
          <w:ins w:id="67" w:author="JUAN ESTEBAN PEREIRA NEIRA" w:date="2022-12-06T01:50:00Z"/>
        </w:rPr>
      </w:pPr>
      <w:ins w:id="68" w:author="JUAN ESTEBAN PEREIRA NEIRA" w:date="2022-12-06T01:50:00Z">
        <w:r>
          <w:t>nombrA=Variable que contiene un Label que dice “Nombres: “</w:t>
        </w:r>
      </w:ins>
    </w:p>
    <w:p w:rsidR="000B4D94" w:rsidRDefault="00F304F0">
      <w:pPr>
        <w:spacing w:before="220" w:line="420" w:lineRule="auto"/>
        <w:rPr>
          <w:ins w:id="69" w:author="JUAN ESTEBAN PEREIRA NEIRA" w:date="2022-12-06T01:50:00Z"/>
        </w:rPr>
      </w:pPr>
      <w:ins w:id="70" w:author="JUAN ESTEBAN PEREIRA NEIRA" w:date="2022-12-06T01:50:00Z">
        <w:r>
          <w:lastRenderedPageBreak/>
          <w:t xml:space="preserve">nombr=Variable que contiene un Entry para que el usuario ingrese su nombre </w:t>
        </w:r>
      </w:ins>
    </w:p>
    <w:p w:rsidR="000B4D94" w:rsidRDefault="00F304F0">
      <w:pPr>
        <w:spacing w:before="220" w:line="420" w:lineRule="auto"/>
        <w:rPr>
          <w:ins w:id="71" w:author="JUAN ESTEBAN PEREIRA NEIRA" w:date="2022-12-06T01:50:00Z"/>
        </w:rPr>
      </w:pPr>
      <w:ins w:id="72" w:author="JUAN ESTEBAN PEREIRA NEIRA" w:date="2022-12-06T01:50:00Z">
        <w:r>
          <w:t>apellidA=Variable que contiene un Label que dice “Apellid</w:t>
        </w:r>
        <w:r>
          <w:t>os”</w:t>
        </w:r>
      </w:ins>
    </w:p>
    <w:p w:rsidR="000B4D94" w:rsidRDefault="00F304F0">
      <w:pPr>
        <w:spacing w:before="220" w:line="420" w:lineRule="auto"/>
        <w:rPr>
          <w:ins w:id="73" w:author="JUAN ESTEBAN PEREIRA NEIRA" w:date="2022-12-06T01:50:00Z"/>
        </w:rPr>
      </w:pPr>
      <w:ins w:id="74" w:author="JUAN ESTEBAN PEREIRA NEIRA" w:date="2022-12-06T01:50:00Z">
        <w:r>
          <w:t>apellid=Variable que contiene un Entry para que el usuario ingrese su apellido</w:t>
        </w:r>
      </w:ins>
    </w:p>
    <w:p w:rsidR="000B4D94" w:rsidRDefault="00F304F0">
      <w:pPr>
        <w:spacing w:before="220" w:line="420" w:lineRule="auto"/>
        <w:rPr>
          <w:ins w:id="75" w:author="JUAN ESTEBAN PEREIRA NEIRA" w:date="2022-12-06T01:50:00Z"/>
        </w:rPr>
      </w:pPr>
      <w:ins w:id="76" w:author="JUAN ESTEBAN PEREIRA NEIRA" w:date="2022-12-06T01:50:00Z">
        <w:r>
          <w:t>horA=Variable que contiene un Label que dice “Hora a la que se realizó el préstamo: ”</w:t>
        </w:r>
      </w:ins>
    </w:p>
    <w:p w:rsidR="000B4D94" w:rsidRDefault="00F304F0">
      <w:pPr>
        <w:spacing w:before="220" w:line="420" w:lineRule="auto"/>
        <w:rPr>
          <w:ins w:id="77" w:author="JUAN ESTEBAN PEREIRA NEIRA" w:date="2022-12-06T01:50:00Z"/>
        </w:rPr>
      </w:pPr>
      <w:ins w:id="78" w:author="JUAN ESTEBAN PEREIRA NEIRA" w:date="2022-12-06T01:50:00Z">
        <w:r>
          <w:t xml:space="preserve">hor=Variable que contiene un Entry para que se ingrese la hora de préstamo </w:t>
        </w:r>
      </w:ins>
    </w:p>
    <w:p w:rsidR="000B4D94" w:rsidRDefault="00F304F0">
      <w:pPr>
        <w:spacing w:before="220" w:line="420" w:lineRule="auto"/>
        <w:rPr>
          <w:ins w:id="79" w:author="JUAN ESTEBAN PEREIRA NEIRA" w:date="2022-12-06T01:50:00Z"/>
        </w:rPr>
      </w:pPr>
      <w:ins w:id="80" w:author="JUAN ESTEBAN PEREIRA NEIRA" w:date="2022-12-06T01:50:00Z">
        <w:r>
          <w:t xml:space="preserve">fechA=Variable que contiene un Label que dice “Fecha en la que se realizó el préstamo: “ </w:t>
        </w:r>
      </w:ins>
    </w:p>
    <w:p w:rsidR="000B4D94" w:rsidRDefault="00F304F0">
      <w:pPr>
        <w:spacing w:before="220" w:line="420" w:lineRule="auto"/>
        <w:rPr>
          <w:ins w:id="81" w:author="JUAN ESTEBAN PEREIRA NEIRA" w:date="2022-12-06T01:50:00Z"/>
        </w:rPr>
      </w:pPr>
      <w:ins w:id="82" w:author="JUAN ESTEBAN PEREIRA NEIRA" w:date="2022-12-06T01:50:00Z">
        <w:r>
          <w:t>fech=Variable que contiene un Entry para que se ingrese la fecha del préstamo</w:t>
        </w:r>
      </w:ins>
    </w:p>
    <w:p w:rsidR="000B4D94" w:rsidRDefault="00F304F0">
      <w:pPr>
        <w:spacing w:before="220" w:line="420" w:lineRule="auto"/>
        <w:rPr>
          <w:ins w:id="83" w:author="JUAN ESTEBAN PEREIRA NEIRA" w:date="2022-12-06T01:50:00Z"/>
        </w:rPr>
      </w:pPr>
      <w:ins w:id="84" w:author="JUAN ESTEBAN PEREIRA NEIRA" w:date="2022-12-06T01:50:00Z">
        <w:r>
          <w:t>codigA=Variable que contiene un Label que dice “Código del estudiante, profesor u otros:</w:t>
        </w:r>
        <w:r>
          <w:t>” para tener una identificación del usuario</w:t>
        </w:r>
      </w:ins>
    </w:p>
    <w:p w:rsidR="000B4D94" w:rsidRDefault="00F304F0">
      <w:pPr>
        <w:spacing w:before="220" w:line="420" w:lineRule="auto"/>
        <w:rPr>
          <w:ins w:id="85" w:author="JUAN ESTEBAN PEREIRA NEIRA" w:date="2022-12-06T01:50:00Z"/>
        </w:rPr>
      </w:pPr>
      <w:ins w:id="86" w:author="JUAN ESTEBAN PEREIRA NEIRA" w:date="2022-12-06T01:50:00Z">
        <w:r>
          <w:t xml:space="preserve">codig=Variable que contiene un Entry para que se ingrese el código o identificación del usuario </w:t>
        </w:r>
      </w:ins>
    </w:p>
    <w:p w:rsidR="000B4D94" w:rsidRDefault="00F304F0">
      <w:pPr>
        <w:spacing w:before="220" w:line="420" w:lineRule="auto"/>
        <w:rPr>
          <w:ins w:id="87" w:author="JUAN ESTEBAN PEREIRA NEIRA" w:date="2022-12-06T01:50:00Z"/>
        </w:rPr>
      </w:pPr>
      <w:ins w:id="88" w:author="JUAN ESTEBAN PEREIRA NEIRA" w:date="2022-12-06T01:50:00Z">
        <w:r>
          <w:t>numCelulaA=Variable que contiene un Label que dice: “Número celular del usuario: ”</w:t>
        </w:r>
      </w:ins>
    </w:p>
    <w:p w:rsidR="000B4D94" w:rsidRDefault="00F304F0">
      <w:pPr>
        <w:spacing w:before="220" w:line="420" w:lineRule="auto"/>
        <w:rPr>
          <w:ins w:id="89" w:author="JUAN ESTEBAN PEREIRA NEIRA" w:date="2022-12-06T01:50:00Z"/>
        </w:rPr>
      </w:pPr>
      <w:ins w:id="90" w:author="JUAN ESTEBAN PEREIRA NEIRA" w:date="2022-12-06T01:50:00Z">
        <w:r>
          <w:t xml:space="preserve">numCelula=Variable que contiene </w:t>
        </w:r>
        <w:r>
          <w:t>un Entry para que se ingrese el numero celular de usuario</w:t>
        </w:r>
      </w:ins>
    </w:p>
    <w:p w:rsidR="000B4D94" w:rsidRDefault="00F304F0">
      <w:pPr>
        <w:spacing w:before="220" w:line="420" w:lineRule="auto"/>
        <w:rPr>
          <w:ins w:id="91" w:author="JUAN ESTEBAN PEREIRA NEIRA" w:date="2022-12-06T01:50:00Z"/>
        </w:rPr>
      </w:pPr>
      <w:ins w:id="92" w:author="JUAN ESTEBAN PEREIRA NEIRA" w:date="2022-12-06T01:50:00Z">
        <w:r>
          <w:t>cursA=Variable que contiene un Label que dice: “Programa o curso del usuario: “</w:t>
        </w:r>
      </w:ins>
    </w:p>
    <w:p w:rsidR="000B4D94" w:rsidRDefault="00F304F0">
      <w:pPr>
        <w:spacing w:before="220" w:line="420" w:lineRule="auto"/>
        <w:rPr>
          <w:ins w:id="93" w:author="JUAN ESTEBAN PEREIRA NEIRA" w:date="2022-12-06T01:50:00Z"/>
        </w:rPr>
      </w:pPr>
      <w:ins w:id="94" w:author="JUAN ESTEBAN PEREIRA NEIRA" w:date="2022-12-06T01:50:00Z">
        <w:r>
          <w:t>curs=Variable que contiene un Entry para que se ingrese el curso al que pertenece el usuaro</w:t>
        </w:r>
      </w:ins>
    </w:p>
    <w:p w:rsidR="000B4D94" w:rsidRDefault="00F304F0">
      <w:pPr>
        <w:spacing w:before="220" w:line="420" w:lineRule="auto"/>
        <w:rPr>
          <w:ins w:id="95" w:author="JUAN ESTEBAN PEREIRA NEIRA" w:date="2022-12-06T01:50:00Z"/>
        </w:rPr>
      </w:pPr>
      <w:ins w:id="96" w:author="JUAN ESTEBAN PEREIRA NEIRA" w:date="2022-12-06T01:50:00Z">
        <w:r>
          <w:t>jornadA=Variable que conti</w:t>
        </w:r>
        <w:r>
          <w:t>ene un Label que dice: Jornada, especifique: Diurna o Nocturna:“</w:t>
        </w:r>
      </w:ins>
    </w:p>
    <w:p w:rsidR="000B4D94" w:rsidRDefault="00F304F0">
      <w:pPr>
        <w:spacing w:before="220" w:line="420" w:lineRule="auto"/>
        <w:rPr>
          <w:ins w:id="97" w:author="JUAN ESTEBAN PEREIRA NEIRA" w:date="2022-12-06T01:50:00Z"/>
        </w:rPr>
      </w:pPr>
      <w:ins w:id="98" w:author="JUAN ESTEBAN PEREIRA NEIRA" w:date="2022-12-06T01:50:00Z">
        <w:r>
          <w:t xml:space="preserve">jornad=Entrry variable que contien un Entry para que se ingrese la jornada que cursa el usuario </w:t>
        </w:r>
      </w:ins>
    </w:p>
    <w:p w:rsidR="000B4D94" w:rsidRDefault="00F304F0">
      <w:pPr>
        <w:spacing w:before="220" w:line="420" w:lineRule="auto"/>
        <w:rPr>
          <w:ins w:id="99" w:author="JUAN ESTEBAN PEREIRA NEIRA" w:date="2022-12-06T01:50:00Z"/>
        </w:rPr>
      </w:pPr>
      <w:ins w:id="100" w:author="JUAN ESTEBAN PEREIRA NEIRA" w:date="2022-12-06T01:50:00Z">
        <w:r>
          <w:t>recursA=Variable que contiene un Label que dice: “Código o nombre del elemento prestado:”</w:t>
        </w:r>
      </w:ins>
    </w:p>
    <w:p w:rsidR="000B4D94" w:rsidRDefault="00F304F0">
      <w:pPr>
        <w:spacing w:before="220" w:line="420" w:lineRule="auto"/>
        <w:rPr>
          <w:ins w:id="101" w:author="JUAN ESTEBAN PEREIRA NEIRA" w:date="2022-12-06T01:50:00Z"/>
        </w:rPr>
      </w:pPr>
      <w:ins w:id="102" w:author="JUAN ESTEBAN PEREIRA NEIRA" w:date="2022-12-06T01:50:00Z">
        <w:r>
          <w:t>recu</w:t>
        </w:r>
        <w:r>
          <w:t xml:space="preserve">rs=Variable que contiene un Entry para que se ingrese el recurso que fue prestado </w:t>
        </w:r>
      </w:ins>
    </w:p>
    <w:p w:rsidR="000B4D94" w:rsidRDefault="00F304F0">
      <w:pPr>
        <w:spacing w:before="220" w:line="420" w:lineRule="auto"/>
        <w:rPr>
          <w:ins w:id="103" w:author="JUAN ESTEBAN PEREIRA NEIRA" w:date="2022-12-06T01:50:00Z"/>
        </w:rPr>
      </w:pPr>
      <w:ins w:id="104" w:author="JUAN ESTEBAN PEREIRA NEIRA" w:date="2022-12-06T01:50:00Z">
        <w:r>
          <w:lastRenderedPageBreak/>
          <w:t xml:space="preserve">cantidaA=Variable que contiene un Label que dice: “Cantidad o recurso o elemento prestado:” </w:t>
        </w:r>
      </w:ins>
    </w:p>
    <w:p w:rsidR="000B4D94" w:rsidRDefault="00F304F0">
      <w:pPr>
        <w:spacing w:before="220" w:line="420" w:lineRule="auto"/>
        <w:rPr>
          <w:ins w:id="105" w:author="JUAN ESTEBAN PEREIRA NEIRA" w:date="2022-12-06T01:50:00Z"/>
        </w:rPr>
      </w:pPr>
      <w:ins w:id="106" w:author="JUAN ESTEBAN PEREIRA NEIRA" w:date="2022-12-06T01:50:00Z">
        <w:r>
          <w:t xml:space="preserve">etiqueta=Variable que contiene un Label que dice “Sección de préstamos activos” </w:t>
        </w:r>
      </w:ins>
    </w:p>
    <w:p w:rsidR="000B4D94" w:rsidRDefault="00F304F0">
      <w:pPr>
        <w:spacing w:before="220" w:line="420" w:lineRule="auto"/>
        <w:rPr>
          <w:ins w:id="107" w:author="JUAN ESTEBAN PEREIRA NEIRA" w:date="2022-12-06T01:50:00Z"/>
        </w:rPr>
      </w:pPr>
      <w:ins w:id="108" w:author="JUAN ESTEBAN PEREIRA NEIRA" w:date="2022-12-06T01:50:00Z">
        <w:r>
          <w:t>datost=Variable que contiene un Label, que dice “"Para efectuar un prestamos y enviar los datos del beneficiario, clique el siguiente botón:"</w:t>
        </w:r>
      </w:ins>
    </w:p>
    <w:p w:rsidR="000B4D94" w:rsidRDefault="00F304F0">
      <w:pPr>
        <w:spacing w:before="220" w:line="420" w:lineRule="auto"/>
        <w:rPr>
          <w:ins w:id="109" w:author="JUAN ESTEBAN PEREIRA NEIRA" w:date="2022-12-06T01:50:00Z"/>
        </w:rPr>
      </w:pPr>
      <w:ins w:id="110" w:author="JUAN ESTEBAN PEREIRA NEIRA" w:date="2022-12-06T01:50:00Z">
        <w:r>
          <w:t xml:space="preserve">botonenviar=Variable que contiene un botón para llamar a la función “enviardatos” </w:t>
        </w:r>
      </w:ins>
    </w:p>
    <w:p w:rsidR="000B4D94" w:rsidRDefault="00F304F0">
      <w:pPr>
        <w:spacing w:before="220" w:line="420" w:lineRule="auto"/>
        <w:rPr>
          <w:ins w:id="111" w:author="JUAN ESTEBAN PEREIRA NEIRA" w:date="2022-12-06T01:50:00Z"/>
        </w:rPr>
      </w:pPr>
      <w:ins w:id="112" w:author="JUAN ESTEBAN PEREIRA NEIRA" w:date="2022-12-06T01:50:00Z">
        <w:r>
          <w:t>botonborrar=Variable que conti</w:t>
        </w:r>
        <w:r>
          <w:t xml:space="preserve">ene un botón para llamar a la función “borrarregistro” </w:t>
        </w:r>
      </w:ins>
    </w:p>
    <w:p w:rsidR="000B4D94" w:rsidRDefault="00F304F0">
      <w:pPr>
        <w:spacing w:before="220" w:line="420" w:lineRule="auto"/>
        <w:rPr>
          <w:ins w:id="113" w:author="JUAN ESTEBAN PEREIRA NEIRA" w:date="2022-12-06T01:50:00Z"/>
        </w:rPr>
      </w:pPr>
      <w:ins w:id="114" w:author="JUAN ESTEBAN PEREIRA NEIRA" w:date="2022-12-06T01:50:00Z">
        <w:r>
          <w:t xml:space="preserve">borrar1=Variable que contiene un Label que dice “Para borrar un registro selecciona en la tabla inferior: el estudiante y presione el botón: Finalizar Préstamo” </w:t>
        </w:r>
      </w:ins>
    </w:p>
    <w:p w:rsidR="000B4D94" w:rsidRDefault="00F304F0">
      <w:pPr>
        <w:spacing w:before="220" w:line="420" w:lineRule="auto"/>
        <w:rPr>
          <w:ins w:id="115" w:author="JUAN ESTEBAN PEREIRA NEIRA" w:date="2022-12-06T01:50:00Z"/>
        </w:rPr>
      </w:pPr>
      <w:ins w:id="116" w:author="JUAN ESTEBAN PEREIRA NEIRA" w:date="2022-12-06T01:50:00Z">
        <w:r>
          <w:t>botonfinalizar=Variable que contiene u</w:t>
        </w:r>
        <w:r>
          <w:t xml:space="preserve">n botón para llamar a la funcion “terminarprestamo” </w:t>
        </w:r>
      </w:ins>
    </w:p>
    <w:p w:rsidR="000B4D94" w:rsidRDefault="00F304F0">
      <w:pPr>
        <w:spacing w:before="220" w:line="420" w:lineRule="auto"/>
        <w:rPr>
          <w:ins w:id="117" w:author="JUAN ESTEBAN PEREIRA NEIRA" w:date="2022-12-06T01:50:00Z"/>
        </w:rPr>
      </w:pPr>
      <w:ins w:id="118" w:author="JUAN ESTEBAN PEREIRA NEIRA" w:date="2022-12-06T01:50:00Z">
        <w:r>
          <w:t xml:space="preserve">finalizarpres=Variable que contiene un Label que dice “Para finalizar un préstamo en la selección en la tabla inferior; el estudiante y presiones el botón; Finalizar Préstamo” </w:t>
        </w:r>
      </w:ins>
    </w:p>
    <w:p w:rsidR="000B4D94" w:rsidRDefault="00F304F0">
      <w:pPr>
        <w:spacing w:before="220" w:line="420" w:lineRule="auto"/>
        <w:rPr>
          <w:ins w:id="119" w:author="JUAN ESTEBAN PEREIRA NEIRA" w:date="2022-12-06T01:50:00Z"/>
        </w:rPr>
      </w:pPr>
      <w:ins w:id="120" w:author="JUAN ESTEBAN PEREIRA NEIRA" w:date="2022-12-06T01:50:00Z">
        <w:r>
          <w:t>botoneditar=Variable que c</w:t>
        </w:r>
        <w:r>
          <w:t xml:space="preserve">ontiene un botón para llamar a la función “seleccionado” </w:t>
        </w:r>
      </w:ins>
    </w:p>
    <w:p w:rsidR="000B4D94" w:rsidRDefault="00F304F0">
      <w:pPr>
        <w:spacing w:before="220" w:line="420" w:lineRule="auto"/>
        <w:rPr>
          <w:ins w:id="121" w:author="JUAN ESTEBAN PEREIRA NEIRA" w:date="2022-12-06T01:50:00Z"/>
        </w:rPr>
      </w:pPr>
      <w:ins w:id="122" w:author="JUAN ESTEBAN PEREIRA NEIRA" w:date="2022-12-06T01:50:00Z">
        <w:r>
          <w:t>editartext=Variable que contiene un Label que dice “Para editar un registro seleccione : en la tabla inferior: el estudiante y presione el botón: Editar Registro, cuando haya cambiado los valores pr</w:t>
        </w:r>
        <w:r>
          <w:t xml:space="preserve">esione: Actualizar” </w:t>
        </w:r>
      </w:ins>
    </w:p>
    <w:p w:rsidR="000B4D94" w:rsidRDefault="00F304F0">
      <w:pPr>
        <w:spacing w:before="220" w:line="420" w:lineRule="auto"/>
        <w:rPr>
          <w:ins w:id="123" w:author="JUAN ESTEBAN PEREIRA NEIRA" w:date="2022-12-06T01:50:00Z"/>
        </w:rPr>
      </w:pPr>
      <w:ins w:id="124" w:author="JUAN ESTEBAN PEREIRA NEIRA" w:date="2022-12-06T01:50:00Z">
        <w:r>
          <w:t xml:space="preserve">actualizar=Variable que contien un boton para llamar a la función “editarregistro” </w:t>
        </w:r>
      </w:ins>
    </w:p>
    <w:p w:rsidR="000B4D94" w:rsidRDefault="00F304F0">
      <w:pPr>
        <w:spacing w:before="220" w:line="420" w:lineRule="auto"/>
        <w:rPr>
          <w:ins w:id="125" w:author="JUAN ESTEBAN PEREIRA NEIRA" w:date="2022-12-06T01:50:00Z"/>
        </w:rPr>
      </w:pPr>
      <w:ins w:id="126" w:author="JUAN ESTEBAN PEREIRA NEIRA" w:date="2022-12-06T01:50:00Z">
        <w:r>
          <w:t xml:space="preserve">borrarlabel=Variable que contiene un Label que dice “Para limpiar los campos de entrada de texto pulse: Limpiar” </w:t>
        </w:r>
      </w:ins>
    </w:p>
    <w:p w:rsidR="000B4D94" w:rsidRDefault="00F304F0">
      <w:pPr>
        <w:spacing w:before="220" w:line="420" w:lineRule="auto"/>
        <w:rPr>
          <w:ins w:id="127" w:author="JUAN ESTEBAN PEREIRA NEIRA" w:date="2022-12-06T01:50:00Z"/>
        </w:rPr>
      </w:pPr>
      <w:ins w:id="128" w:author="JUAN ESTEBAN PEREIRA NEIRA" w:date="2022-12-06T01:50:00Z">
        <w:r>
          <w:t>botonlimpiar=Variable que contiene un</w:t>
        </w:r>
        <w:r>
          <w:t xml:space="preserve"> botón para llamar a la función “eliminarcasillas” </w:t>
        </w:r>
      </w:ins>
    </w:p>
    <w:p w:rsidR="000B4D94" w:rsidRDefault="00F304F0">
      <w:pPr>
        <w:spacing w:before="220" w:line="420" w:lineRule="auto"/>
        <w:rPr>
          <w:ins w:id="129" w:author="JUAN ESTEBAN PEREIRA NEIRA" w:date="2022-12-06T01:50:00Z"/>
        </w:rPr>
      </w:pPr>
      <w:ins w:id="130" w:author="JUAN ESTEBAN PEREIRA NEIRA" w:date="2022-12-06T01:50:00Z">
        <w:r>
          <w:t xml:space="preserve">labelusuario=Variable que contiene un Label que dice “Usuario” y es encargado de mostrar el usuario que inicio sesión </w:t>
        </w:r>
      </w:ins>
    </w:p>
    <w:p w:rsidR="000B4D94" w:rsidRDefault="00F304F0">
      <w:pPr>
        <w:spacing w:before="220" w:line="420" w:lineRule="auto"/>
        <w:rPr>
          <w:ins w:id="131" w:author="JUAN ESTEBAN PEREIRA NEIRA" w:date="2022-12-06T01:50:00Z"/>
        </w:rPr>
      </w:pPr>
      <w:ins w:id="132" w:author="JUAN ESTEBAN PEREIRA NEIRA" w:date="2022-12-06T01:50:00Z">
        <w:r>
          <w:t xml:space="preserve">trev=Variable que contiene una tabla con los datos ingresados del usuario anteriormente, perteneciente al módulo ttk.Treeview </w:t>
        </w:r>
      </w:ins>
    </w:p>
    <w:p w:rsidR="000B4D94" w:rsidRDefault="00F304F0">
      <w:pPr>
        <w:spacing w:before="220" w:line="420" w:lineRule="auto"/>
        <w:rPr>
          <w:ins w:id="133" w:author="JUAN ESTEBAN PEREIRA NEIRA" w:date="2022-12-06T01:50:00Z"/>
        </w:rPr>
      </w:pPr>
      <w:ins w:id="134" w:author="JUAN ESTEBAN PEREIRA NEIRA" w:date="2022-12-06T01:50:00Z">
        <w:r>
          <w:lastRenderedPageBreak/>
          <w:t xml:space="preserve">SEGUNDA INTERFAZ </w:t>
        </w:r>
      </w:ins>
    </w:p>
    <w:p w:rsidR="000B4D94" w:rsidRDefault="00F304F0">
      <w:pPr>
        <w:spacing w:before="220" w:line="420" w:lineRule="auto"/>
        <w:rPr>
          <w:ins w:id="135" w:author="JUAN ESTEBAN PEREIRA NEIRA" w:date="2022-12-06T01:50:00Z"/>
        </w:rPr>
      </w:pPr>
      <w:ins w:id="136" w:author="JUAN ESTEBAN PEREIRA NEIRA" w:date="2022-12-06T01:50:00Z">
        <w:r>
          <w:t>tab2=Contiene un segundo panel o pestaña perteneciente al módulo ttk.Frame</w:t>
        </w:r>
      </w:ins>
    </w:p>
    <w:p w:rsidR="000B4D94" w:rsidRDefault="00F304F0">
      <w:pPr>
        <w:spacing w:before="220" w:line="420" w:lineRule="auto"/>
        <w:rPr>
          <w:ins w:id="137" w:author="JUAN ESTEBAN PEREIRA NEIRA" w:date="2022-12-06T01:50:00Z"/>
        </w:rPr>
      </w:pPr>
      <w:ins w:id="138" w:author="JUAN ESTEBAN PEREIRA NEIRA" w:date="2022-12-06T01:50:00Z">
        <w:r>
          <w:t xml:space="preserve">ElementoA1=Variable que contiene un </w:t>
        </w:r>
        <w:r>
          <w:t xml:space="preserve">Label que dice “Nombre del elemento” </w:t>
        </w:r>
      </w:ins>
    </w:p>
    <w:p w:rsidR="000B4D94" w:rsidRDefault="00F304F0">
      <w:pPr>
        <w:spacing w:before="220" w:line="420" w:lineRule="auto"/>
        <w:rPr>
          <w:ins w:id="139" w:author="JUAN ESTEBAN PEREIRA NEIRA" w:date="2022-12-06T01:50:00Z"/>
        </w:rPr>
      </w:pPr>
      <w:ins w:id="140" w:author="JUAN ESTEBAN PEREIRA NEIRA" w:date="2022-12-06T01:50:00Z">
        <w:r>
          <w:t>ElementoA2=Variable que contiene un Entry para registrar el tipo de elemento al inventario</w:t>
        </w:r>
      </w:ins>
    </w:p>
    <w:p w:rsidR="000B4D94" w:rsidRDefault="00F304F0">
      <w:pPr>
        <w:spacing w:before="220" w:line="420" w:lineRule="auto"/>
        <w:rPr>
          <w:ins w:id="141" w:author="JUAN ESTEBAN PEREIRA NEIRA" w:date="2022-12-06T01:50:00Z"/>
        </w:rPr>
      </w:pPr>
      <w:ins w:id="142" w:author="JUAN ESTEBAN PEREIRA NEIRA" w:date="2022-12-06T01:50:00Z">
        <w:r>
          <w:t xml:space="preserve">cantidadA2=Variable que contiene un Label que dice: “Cantidad” </w:t>
        </w:r>
      </w:ins>
    </w:p>
    <w:p w:rsidR="000B4D94" w:rsidRDefault="00F304F0">
      <w:pPr>
        <w:spacing w:before="220" w:line="420" w:lineRule="auto"/>
        <w:rPr>
          <w:ins w:id="143" w:author="JUAN ESTEBAN PEREIRA NEIRA" w:date="2022-12-06T01:50:00Z"/>
        </w:rPr>
      </w:pPr>
      <w:ins w:id="144" w:author="JUAN ESTEBAN PEREIRA NEIRA" w:date="2022-12-06T01:50:00Z">
        <w:r>
          <w:t>cantidad2Variable que contiene un Entry que captura la cantidad</w:t>
        </w:r>
        <w:r>
          <w:t xml:space="preserve"> de elementos ingresados al inventario</w:t>
        </w:r>
      </w:ins>
    </w:p>
    <w:p w:rsidR="000B4D94" w:rsidRDefault="00F304F0">
      <w:pPr>
        <w:spacing w:before="220" w:line="420" w:lineRule="auto"/>
        <w:rPr>
          <w:ins w:id="145" w:author="JUAN ESTEBAN PEREIRA NEIRA" w:date="2022-12-06T01:50:00Z"/>
        </w:rPr>
      </w:pPr>
      <w:ins w:id="146" w:author="JUAN ESTEBAN PEREIRA NEIRA" w:date="2022-12-06T01:50:00Z">
        <w:r>
          <w:t xml:space="preserve">codigA2=Variable que contiene un Label que dice: “Código/ID del elemento:” </w:t>
        </w:r>
      </w:ins>
    </w:p>
    <w:p w:rsidR="000B4D94" w:rsidRDefault="00F304F0">
      <w:pPr>
        <w:spacing w:before="220" w:line="420" w:lineRule="auto"/>
        <w:rPr>
          <w:ins w:id="147" w:author="JUAN ESTEBAN PEREIRA NEIRA" w:date="2022-12-06T01:50:00Z"/>
        </w:rPr>
      </w:pPr>
      <w:ins w:id="148" w:author="JUAN ESTEBAN PEREIRA NEIRA" w:date="2022-12-06T01:50:00Z">
        <w:r>
          <w:t xml:space="preserve">codig2=Variable que contiene un Entry para capturar el código del elemento </w:t>
        </w:r>
      </w:ins>
    </w:p>
    <w:p w:rsidR="000B4D94" w:rsidRDefault="00F304F0">
      <w:pPr>
        <w:spacing w:before="220" w:line="420" w:lineRule="auto"/>
        <w:rPr>
          <w:ins w:id="149" w:author="JUAN ESTEBAN PEREIRA NEIRA" w:date="2022-12-06T01:50:00Z"/>
        </w:rPr>
      </w:pPr>
      <w:ins w:id="150" w:author="JUAN ESTEBAN PEREIRA NEIRA" w:date="2022-12-06T01:50:00Z">
        <w:r>
          <w:t xml:space="preserve">textotipo=Variable que contiene un Label que dice “Tipo del recurso: Deportivo o Musical” </w:t>
        </w:r>
      </w:ins>
    </w:p>
    <w:p w:rsidR="000B4D94" w:rsidRDefault="00F304F0">
      <w:pPr>
        <w:spacing w:before="220" w:line="420" w:lineRule="auto"/>
        <w:rPr>
          <w:ins w:id="151" w:author="JUAN ESTEBAN PEREIRA NEIRA" w:date="2022-12-06T01:50:00Z"/>
        </w:rPr>
      </w:pPr>
      <w:ins w:id="152" w:author="JUAN ESTEBAN PEREIRA NEIRA" w:date="2022-12-06T01:50:00Z">
        <w:r>
          <w:t xml:space="preserve">tip=Variable que contiene un Entry para capturar el tipo de elemento </w:t>
        </w:r>
      </w:ins>
    </w:p>
    <w:p w:rsidR="000B4D94" w:rsidRDefault="00F304F0">
      <w:pPr>
        <w:spacing w:before="220" w:line="420" w:lineRule="auto"/>
        <w:rPr>
          <w:ins w:id="153" w:author="JUAN ESTEBAN PEREIRA NEIRA" w:date="2022-12-06T01:50:00Z"/>
        </w:rPr>
      </w:pPr>
      <w:ins w:id="154" w:author="JUAN ESTEBAN PEREIRA NEIRA" w:date="2022-12-06T01:50:00Z">
        <w:r>
          <w:t xml:space="preserve">botonenviar2=Variable que contiene un botón que llama  a la función “enviarelementos” </w:t>
        </w:r>
      </w:ins>
    </w:p>
    <w:p w:rsidR="000B4D94" w:rsidRDefault="00F304F0">
      <w:pPr>
        <w:spacing w:before="220" w:line="420" w:lineRule="auto"/>
        <w:rPr>
          <w:ins w:id="155" w:author="JUAN ESTEBAN PEREIRA NEIRA" w:date="2022-12-06T01:50:00Z"/>
        </w:rPr>
      </w:pPr>
      <w:ins w:id="156" w:author="JUAN ESTEBAN PEREIRA NEIRA" w:date="2022-12-06T01:50:00Z">
        <w:r>
          <w:t>botonedi</w:t>
        </w:r>
        <w:r>
          <w:t xml:space="preserve">tar2=Variable que contiene un botón que llama a la función “seleccionado2” </w:t>
        </w:r>
      </w:ins>
    </w:p>
    <w:p w:rsidR="000B4D94" w:rsidRDefault="00F304F0">
      <w:pPr>
        <w:spacing w:before="220" w:line="420" w:lineRule="auto"/>
        <w:rPr>
          <w:ins w:id="157" w:author="JUAN ESTEBAN PEREIRA NEIRA" w:date="2022-12-06T01:50:00Z"/>
        </w:rPr>
      </w:pPr>
      <w:ins w:id="158" w:author="JUAN ESTEBAN PEREIRA NEIRA" w:date="2022-12-06T01:50:00Z">
        <w:r>
          <w:t>editartext2=Variable que contiene un Label que dice: “Para editar un registro seleccione: en la tabla inferior: el estudiante y presione el botón: Editar Registro, cuando haya camb</w:t>
        </w:r>
        <w:r>
          <w:t xml:space="preserve">iado los valores presiones: Actualizar” </w:t>
        </w:r>
      </w:ins>
    </w:p>
    <w:p w:rsidR="000B4D94" w:rsidRDefault="00F304F0">
      <w:pPr>
        <w:spacing w:before="220" w:line="420" w:lineRule="auto"/>
        <w:rPr>
          <w:ins w:id="159" w:author="JUAN ESTEBAN PEREIRA NEIRA" w:date="2022-12-06T01:50:00Z"/>
        </w:rPr>
      </w:pPr>
      <w:ins w:id="160" w:author="JUAN ESTEBAN PEREIRA NEIRA" w:date="2022-12-06T01:50:00Z">
        <w:r>
          <w:t xml:space="preserve">actualizar2=Variable que contiene un botón para llamar a la función “editaregistroelemento” </w:t>
        </w:r>
      </w:ins>
    </w:p>
    <w:p w:rsidR="000B4D94" w:rsidRDefault="00F304F0">
      <w:pPr>
        <w:spacing w:before="220" w:line="420" w:lineRule="auto"/>
        <w:rPr>
          <w:ins w:id="161" w:author="JUAN ESTEBAN PEREIRA NEIRA" w:date="2022-12-06T01:50:00Z"/>
        </w:rPr>
      </w:pPr>
      <w:ins w:id="162" w:author="JUAN ESTEBAN PEREIRA NEIRA" w:date="2022-12-06T01:50:00Z">
        <w:r>
          <w:t>etiqueta2=Variable que contiene un Label que dice: “Sección para visualizar los elementos totales de bienestar disponibles</w:t>
        </w:r>
        <w:r>
          <w:t xml:space="preserve">, así como agregar nuevos elementos o darlos de baja” </w:t>
        </w:r>
      </w:ins>
    </w:p>
    <w:p w:rsidR="000B4D94" w:rsidRDefault="00F304F0">
      <w:pPr>
        <w:spacing w:before="220" w:line="420" w:lineRule="auto"/>
        <w:rPr>
          <w:ins w:id="163" w:author="JUAN ESTEBAN PEREIRA NEIRA" w:date="2022-12-06T01:50:00Z"/>
        </w:rPr>
      </w:pPr>
      <w:ins w:id="164" w:author="JUAN ESTEBAN PEREIRA NEIRA" w:date="2022-12-06T01:50:00Z">
        <w:r>
          <w:t xml:space="preserve">arbol2=Contiene la segunda tabla donde se agregan o bajan elementos de bienestar, perteneciente al módulo ttk.Treeview </w:t>
        </w:r>
      </w:ins>
    </w:p>
    <w:p w:rsidR="000B4D94" w:rsidRDefault="00F304F0">
      <w:pPr>
        <w:spacing w:before="220" w:line="420" w:lineRule="auto"/>
        <w:rPr>
          <w:ins w:id="165" w:author="JUAN ESTEBAN PEREIRA NEIRA" w:date="2022-12-06T01:50:00Z"/>
        </w:rPr>
      </w:pPr>
      <w:ins w:id="166" w:author="JUAN ESTEBAN PEREIRA NEIRA" w:date="2022-12-06T01:50:00Z">
        <w:r>
          <w:t>TERCER INTERFAZ</w:t>
        </w:r>
      </w:ins>
    </w:p>
    <w:p w:rsidR="000B4D94" w:rsidRDefault="00F304F0">
      <w:pPr>
        <w:spacing w:before="220" w:line="420" w:lineRule="auto"/>
        <w:rPr>
          <w:ins w:id="167" w:author="JUAN ESTEBAN PEREIRA NEIRA" w:date="2022-12-06T01:50:00Z"/>
        </w:rPr>
      </w:pPr>
      <w:ins w:id="168" w:author="JUAN ESTEBAN PEREIRA NEIRA" w:date="2022-12-06T01:50:00Z">
        <w:r>
          <w:t>tab3=Contiene el tercer panel o pestaña perteneciente al módulo t</w:t>
        </w:r>
        <w:r>
          <w:t>tk.Frame</w:t>
        </w:r>
      </w:ins>
    </w:p>
    <w:p w:rsidR="000B4D94" w:rsidRDefault="00F304F0">
      <w:pPr>
        <w:spacing w:before="220" w:line="420" w:lineRule="auto"/>
        <w:rPr>
          <w:ins w:id="169" w:author="JUAN ESTEBAN PEREIRA NEIRA" w:date="2022-12-06T01:50:00Z"/>
        </w:rPr>
      </w:pPr>
      <w:ins w:id="170" w:author="JUAN ESTEBAN PEREIRA NEIRA" w:date="2022-12-06T01:50:00Z">
        <w:r>
          <w:lastRenderedPageBreak/>
          <w:t xml:space="preserve">etiqueta3=Variable que contiene un Label que dice: “Sección para visualizar prestamos finalizados” </w:t>
        </w:r>
      </w:ins>
    </w:p>
    <w:p w:rsidR="000B4D94" w:rsidRDefault="00F304F0">
      <w:pPr>
        <w:spacing w:before="220" w:line="420" w:lineRule="auto"/>
        <w:rPr>
          <w:ins w:id="171" w:author="JUAN ESTEBAN PEREIRA NEIRA" w:date="2022-12-06T01:50:00Z"/>
        </w:rPr>
      </w:pPr>
      <w:ins w:id="172" w:author="JUAN ESTEBAN PEREIRA NEIRA" w:date="2022-12-06T01:50:00Z">
        <w:r>
          <w:t>vistarbol3=Contiene la tercera tabla donde se agrega el historial de prestamos finalizados, perteneciente al modulo ttk.Treeview</w:t>
        </w:r>
      </w:ins>
    </w:p>
    <w:p w:rsidR="000B4D94" w:rsidRDefault="00F304F0">
      <w:pPr>
        <w:spacing w:before="220" w:line="420" w:lineRule="auto"/>
        <w:rPr>
          <w:ins w:id="173" w:author="JUAN ESTEBAN PEREIRA NEIRA" w:date="2022-12-06T01:50:00Z"/>
        </w:rPr>
      </w:pPr>
      <w:ins w:id="174" w:author="JUAN ESTEBAN PEREIRA NEIRA" w:date="2022-12-06T01:50:00Z">
        <w:r>
          <w:t>etiqueta4=Variable</w:t>
        </w:r>
        <w:r>
          <w:t xml:space="preserve"> que contiene un Label que dice: “Registro de elementos dados de baja y elementos adquiridos o donación” </w:t>
        </w:r>
      </w:ins>
    </w:p>
    <w:p w:rsidR="000B4D94" w:rsidRDefault="00F304F0">
      <w:pPr>
        <w:spacing w:before="220" w:line="420" w:lineRule="auto"/>
        <w:rPr>
          <w:ins w:id="175" w:author="JUAN ESTEBAN PEREIRA NEIRA" w:date="2022-12-06T01:50:00Z"/>
        </w:rPr>
      </w:pPr>
      <w:ins w:id="176" w:author="JUAN ESTEBAN PEREIRA NEIRA" w:date="2022-12-06T01:50:00Z">
        <w:r>
          <w:t xml:space="preserve">tree4=Contiene la cuarta tabla donde se agregan dichos registros perteneciente al modulo ttk.Treeview </w:t>
        </w:r>
      </w:ins>
    </w:p>
    <w:p w:rsidR="000B4D94" w:rsidRDefault="00F304F0">
      <w:pPr>
        <w:spacing w:before="220" w:line="420" w:lineRule="auto"/>
        <w:rPr>
          <w:ins w:id="177" w:author="JUAN ESTEBAN PEREIRA NEIRA" w:date="2022-12-06T01:50:00Z"/>
        </w:rPr>
      </w:pPr>
      <w:ins w:id="178" w:author="JUAN ESTEBAN PEREIRA NEIRA" w:date="2022-12-06T01:50:00Z">
        <w:r>
          <w:t>EA1=Variable que contiene un Label que dice : “</w:t>
        </w:r>
        <w:r>
          <w:t xml:space="preserve">Nombre del elemento” </w:t>
        </w:r>
      </w:ins>
    </w:p>
    <w:p w:rsidR="000B4D94" w:rsidRDefault="00F304F0">
      <w:pPr>
        <w:spacing w:before="220" w:line="420" w:lineRule="auto"/>
        <w:rPr>
          <w:ins w:id="179" w:author="JUAN ESTEBAN PEREIRA NEIRA" w:date="2022-12-06T01:50:00Z"/>
        </w:rPr>
      </w:pPr>
      <w:ins w:id="180" w:author="JUAN ESTEBAN PEREIRA NEIRA" w:date="2022-12-06T01:50:00Z">
        <w:r>
          <w:t xml:space="preserve">EA2= Variable que contiene un Entry para agregar el elemento </w:t>
        </w:r>
      </w:ins>
    </w:p>
    <w:p w:rsidR="000B4D94" w:rsidRDefault="00F304F0">
      <w:pPr>
        <w:spacing w:before="220" w:line="420" w:lineRule="auto"/>
        <w:rPr>
          <w:ins w:id="181" w:author="JUAN ESTEBAN PEREIRA NEIRA" w:date="2022-12-06T01:50:00Z"/>
        </w:rPr>
      </w:pPr>
      <w:ins w:id="182" w:author="JUAN ESTEBAN PEREIRA NEIRA" w:date="2022-12-06T01:50:00Z">
        <w:r>
          <w:t xml:space="preserve">cA2=Variable que contiene un Label que dice: “Cantidad” </w:t>
        </w:r>
      </w:ins>
    </w:p>
    <w:p w:rsidR="000B4D94" w:rsidRDefault="00F304F0">
      <w:pPr>
        <w:spacing w:before="220" w:line="420" w:lineRule="auto"/>
        <w:rPr>
          <w:ins w:id="183" w:author="JUAN ESTEBAN PEREIRA NEIRA" w:date="2022-12-06T01:50:00Z"/>
        </w:rPr>
      </w:pPr>
      <w:ins w:id="184" w:author="JUAN ESTEBAN PEREIRA NEIRA" w:date="2022-12-06T01:50:00Z">
        <w:r>
          <w:t xml:space="preserve">c2=Variable que contiene un Entry para entrar la cantidad de elementos </w:t>
        </w:r>
      </w:ins>
    </w:p>
    <w:p w:rsidR="000B4D94" w:rsidRDefault="00F304F0">
      <w:pPr>
        <w:spacing w:before="220" w:line="420" w:lineRule="auto"/>
        <w:rPr>
          <w:ins w:id="185" w:author="JUAN ESTEBAN PEREIRA NEIRA" w:date="2022-12-06T01:50:00Z"/>
        </w:rPr>
      </w:pPr>
      <w:ins w:id="186" w:author="JUAN ESTEBAN PEREIRA NEIRA" w:date="2022-12-06T01:50:00Z">
        <w:r>
          <w:t>coA2=Variable que contiene un Label que dic</w:t>
        </w:r>
        <w:r>
          <w:t>e “Código/ID del elemento: ”</w:t>
        </w:r>
      </w:ins>
    </w:p>
    <w:p w:rsidR="000B4D94" w:rsidRDefault="00F304F0">
      <w:pPr>
        <w:spacing w:before="220" w:line="420" w:lineRule="auto"/>
        <w:rPr>
          <w:ins w:id="187" w:author="JUAN ESTEBAN PEREIRA NEIRA" w:date="2022-12-06T01:50:00Z"/>
        </w:rPr>
      </w:pPr>
      <w:ins w:id="188" w:author="JUAN ESTEBAN PEREIRA NEIRA" w:date="2022-12-06T01:50:00Z">
        <w:r>
          <w:t xml:space="preserve">co2=Variable que contiene un Entry para agregar el código del elemento </w:t>
        </w:r>
      </w:ins>
    </w:p>
    <w:p w:rsidR="000B4D94" w:rsidRDefault="00F304F0">
      <w:pPr>
        <w:spacing w:before="220" w:line="420" w:lineRule="auto"/>
        <w:rPr>
          <w:ins w:id="189" w:author="JUAN ESTEBAN PEREIRA NEIRA" w:date="2022-12-06T01:50:00Z"/>
        </w:rPr>
      </w:pPr>
      <w:ins w:id="190" w:author="JUAN ESTEBAN PEREIRA NEIRA" w:date="2022-12-06T01:50:00Z">
        <w:r>
          <w:t xml:space="preserve">textip=Variable que contiene un Label que dice: “Tipo del recurso: Deportivo o Musical” </w:t>
        </w:r>
      </w:ins>
    </w:p>
    <w:p w:rsidR="000B4D94" w:rsidRDefault="00F304F0">
      <w:pPr>
        <w:spacing w:before="220" w:line="420" w:lineRule="auto"/>
        <w:rPr>
          <w:ins w:id="191" w:author="JUAN ESTEBAN PEREIRA NEIRA" w:date="2022-12-06T01:50:00Z"/>
        </w:rPr>
      </w:pPr>
      <w:ins w:id="192" w:author="JUAN ESTEBAN PEREIRA NEIRA" w:date="2022-12-06T01:50:00Z">
        <w:r>
          <w:t xml:space="preserve">ti=Variable que contiene un Entry para capturar el tipo de recurso </w:t>
        </w:r>
      </w:ins>
    </w:p>
    <w:p w:rsidR="000B4D94" w:rsidRDefault="00F304F0">
      <w:pPr>
        <w:spacing w:before="220" w:line="420" w:lineRule="auto"/>
        <w:rPr>
          <w:ins w:id="193" w:author="JUAN ESTEBAN PEREIRA NEIRA" w:date="2022-12-06T01:50:00Z"/>
        </w:rPr>
      </w:pPr>
      <w:ins w:id="194" w:author="JUAN ESTEBAN PEREIRA NEIRA" w:date="2022-12-06T01:50:00Z">
        <w:r>
          <w:t xml:space="preserve">donaobajalabel=Variable que contiene un Label que dice: “Indique si es baja o donación” </w:t>
        </w:r>
      </w:ins>
    </w:p>
    <w:p w:rsidR="000B4D94" w:rsidRDefault="00F304F0">
      <w:pPr>
        <w:spacing w:before="220" w:line="420" w:lineRule="auto"/>
        <w:rPr>
          <w:ins w:id="195" w:author="JUAN ESTEBAN PEREIRA NEIRA" w:date="2022-12-06T01:50:00Z"/>
        </w:rPr>
      </w:pPr>
      <w:ins w:id="196" w:author="JUAN ESTEBAN PEREIRA NEIRA" w:date="2022-12-06T01:50:00Z">
        <w:r>
          <w:t xml:space="preserve">donaobajaentry=Variable que contiene un Entry para preguntar estos parámetros </w:t>
        </w:r>
      </w:ins>
    </w:p>
    <w:p w:rsidR="000B4D94" w:rsidRDefault="00F304F0">
      <w:pPr>
        <w:spacing w:before="220" w:line="420" w:lineRule="auto"/>
        <w:rPr>
          <w:ins w:id="197" w:author="JUAN ESTEBAN PEREIRA NEIRA" w:date="2022-12-06T01:50:00Z"/>
        </w:rPr>
      </w:pPr>
      <w:ins w:id="198" w:author="JUAN ESTEBAN PEREIRA NEIRA" w:date="2022-12-06T01:50:00Z">
        <w:r>
          <w:t>btenviar=Variable qu</w:t>
        </w:r>
        <w:r>
          <w:t xml:space="preserve">e contiene un botón que llama a la función “listo” </w:t>
        </w:r>
      </w:ins>
    </w:p>
    <w:p w:rsidR="000B4D94" w:rsidRDefault="00F304F0">
      <w:pPr>
        <w:spacing w:before="220" w:line="420" w:lineRule="auto"/>
        <w:rPr>
          <w:ins w:id="199" w:author="JUAN ESTEBAN PEREIRA NEIRA" w:date="2022-12-06T01:50:00Z"/>
        </w:rPr>
      </w:pPr>
      <w:ins w:id="200" w:author="JUAN ESTEBAN PEREIRA NEIRA" w:date="2022-12-06T01:50:00Z">
        <w:r>
          <w:t xml:space="preserve">Firma: </w:t>
        </w:r>
      </w:ins>
    </w:p>
    <w:p w:rsidR="000B4D94" w:rsidRDefault="00F304F0">
      <w:pPr>
        <w:spacing w:before="220" w:line="420" w:lineRule="auto"/>
        <w:rPr>
          <w:ins w:id="201" w:author="JUAN ESTEBAN PEREIRA NEIRA" w:date="2022-12-06T01:50:00Z"/>
        </w:rPr>
      </w:pPr>
      <w:ins w:id="202" w:author="JUAN ESTEBAN PEREIRA NEIRA" w:date="2022-12-06T01:50:00Z">
        <w:r>
          <w:t xml:space="preserve">Entradas: numCelular, cantidad, codigo2, cantidad2A, cant2A, cod2, nombre, apellido, hora, fecha, codigo, curso, jornada, recurso, elemento1, codigo2, cantidad2A, tipo, Ele1, ti2, </w:t>
        </w:r>
      </w:ins>
    </w:p>
    <w:p w:rsidR="000B4D94" w:rsidRDefault="00F304F0">
      <w:pPr>
        <w:spacing w:before="220" w:line="420" w:lineRule="auto"/>
        <w:rPr>
          <w:ins w:id="203" w:author="JUAN ESTEBAN PEREIRA NEIRA" w:date="2022-12-06T01:50:00Z"/>
        </w:rPr>
      </w:pPr>
      <w:ins w:id="204" w:author="JUAN ESTEBAN PEREIRA NEIRA" w:date="2022-12-06T01:50:00Z">
        <w:r>
          <w:t>Salida: Llamado</w:t>
        </w:r>
        <w:r>
          <w:t xml:space="preserve"> a las distintas funciones que mencione en los botones anteriores. </w:t>
        </w:r>
      </w:ins>
    </w:p>
    <w:p w:rsidR="000B4D94" w:rsidRDefault="00F304F0">
      <w:pPr>
        <w:spacing w:before="220" w:line="420" w:lineRule="auto"/>
        <w:rPr>
          <w:ins w:id="205" w:author="JUAN ESTEBAN PEREIRA NEIRA" w:date="2022-12-06T01:50:00Z"/>
        </w:rPr>
      </w:pPr>
      <w:ins w:id="206" w:author="JUAN ESTEBAN PEREIRA NEIRA" w:date="2022-12-06T01:50:00Z">
        <w:r>
          <w:lastRenderedPageBreak/>
          <w:t>Propósito: Que esta función sea como su nombre lo dice, la principal puesto que esta tiene el cuerpo del programa así como es la encargada de mandar a llamar las demás funciones que realiz</w:t>
        </w:r>
        <w:r>
          <w:t xml:space="preserve">an otras tareas. </w:t>
        </w:r>
      </w:ins>
    </w:p>
    <w:p w:rsidR="000B4D94" w:rsidRDefault="00F304F0">
      <w:pPr>
        <w:spacing w:before="220" w:line="420" w:lineRule="auto"/>
        <w:rPr>
          <w:ins w:id="207" w:author="JUAN ESTEBAN PEREIRA NEIRA" w:date="2022-12-06T01:50:00Z"/>
        </w:rPr>
      </w:pPr>
      <w:ins w:id="208" w:author="JUAN ESTEBAN PEREIRA NEIRA" w:date="2022-12-06T01:50:00Z">
        <w:r>
          <w:t xml:space="preserve">Ejemplos funcionales: </w:t>
        </w:r>
      </w:ins>
    </w:p>
    <w:p w:rsidR="000B4D94" w:rsidRDefault="00F304F0">
      <w:pPr>
        <w:spacing w:before="220" w:line="420" w:lineRule="auto"/>
        <w:rPr>
          <w:ins w:id="209" w:author="JUAN ESTEBAN PEREIRA NEIRA" w:date="2022-12-06T01:50:00Z"/>
        </w:rPr>
      </w:pPr>
      <w:ins w:id="210" w:author="JUAN ESTEBAN PEREIRA NEIRA" w:date="2022-12-06T01:50:00Z">
        <w:r>
          <w:t xml:space="preserve">Página principal: </w:t>
        </w:r>
      </w:ins>
    </w:p>
    <w:p w:rsidR="000B4D94" w:rsidRDefault="00F304F0">
      <w:pPr>
        <w:spacing w:before="220" w:line="420" w:lineRule="auto"/>
        <w:rPr>
          <w:ins w:id="211" w:author="JUAN ESTEBAN PEREIRA NEIRA" w:date="2022-12-06T01:50:00Z"/>
        </w:rPr>
      </w:pPr>
      <w:ins w:id="212" w:author="JUAN ESTEBAN PEREIRA NEIRA" w:date="2022-12-06T01:50:00Z">
        <w:r>
          <w:rPr>
            <w:noProof/>
            <w:lang w:val="en-US"/>
          </w:rPr>
          <w:drawing>
            <wp:inline distT="114300" distB="114300" distL="114300" distR="114300">
              <wp:extent cx="573120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ins>
    </w:p>
    <w:p w:rsidR="000B4D94" w:rsidRDefault="00F304F0">
      <w:pPr>
        <w:spacing w:before="220" w:line="420" w:lineRule="auto"/>
        <w:rPr>
          <w:ins w:id="213" w:author="JUAN ESTEBAN PEREIRA NEIRA" w:date="2022-12-06T01:50:00Z"/>
        </w:rPr>
      </w:pPr>
      <w:ins w:id="214" w:author="JUAN ESTEBAN PEREIRA NEIRA" w:date="2022-12-06T01:50:00Z">
        <w:r>
          <w:t xml:space="preserve">Segunda página: </w:t>
        </w:r>
      </w:ins>
    </w:p>
    <w:p w:rsidR="000B4D94" w:rsidRDefault="00F304F0">
      <w:pPr>
        <w:spacing w:before="220" w:line="420" w:lineRule="auto"/>
        <w:rPr>
          <w:ins w:id="215" w:author="JUAN ESTEBAN PEREIRA NEIRA" w:date="2022-12-06T01:50:00Z"/>
        </w:rPr>
      </w:pPr>
      <w:ins w:id="216" w:author="JUAN ESTEBAN PEREIRA NEIRA" w:date="2022-12-06T01:50:00Z">
        <w:r>
          <w:rPr>
            <w:noProof/>
            <w:lang w:val="en-US"/>
          </w:rPr>
          <w:lastRenderedPageBreak/>
          <w:drawing>
            <wp:inline distT="114300" distB="114300" distL="114300" distR="114300">
              <wp:extent cx="5731200" cy="4229100"/>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5731200" cy="4229100"/>
                      </a:xfrm>
                      <a:prstGeom prst="rect">
                        <a:avLst/>
                      </a:prstGeom>
                      <a:ln/>
                    </pic:spPr>
                  </pic:pic>
                </a:graphicData>
              </a:graphic>
            </wp:inline>
          </w:drawing>
        </w:r>
      </w:ins>
    </w:p>
    <w:p w:rsidR="000B4D94" w:rsidRDefault="00F304F0">
      <w:pPr>
        <w:spacing w:before="220" w:line="420" w:lineRule="auto"/>
        <w:rPr>
          <w:ins w:id="217" w:author="JUAN ESTEBAN PEREIRA NEIRA" w:date="2022-12-06T01:50:00Z"/>
        </w:rPr>
      </w:pPr>
      <w:ins w:id="218" w:author="JUAN ESTEBAN PEREIRA NEIRA" w:date="2022-12-06T01:50:00Z">
        <w:r>
          <w:t xml:space="preserve">Tercera página: </w:t>
        </w:r>
      </w:ins>
    </w:p>
    <w:p w:rsidR="000B4D94" w:rsidRDefault="00F304F0">
      <w:pPr>
        <w:spacing w:before="220" w:line="420" w:lineRule="auto"/>
        <w:rPr>
          <w:ins w:id="219" w:author="JUAN ESTEBAN PEREIRA NEIRA" w:date="2022-12-06T01:50:00Z"/>
        </w:rPr>
      </w:pPr>
      <w:ins w:id="220" w:author="JUAN ESTEBAN PEREIRA NEIRA" w:date="2022-12-06T01:50:00Z">
        <w:r>
          <w:rPr>
            <w:noProof/>
            <w:lang w:val="en-US"/>
          </w:rPr>
          <w:drawing>
            <wp:inline distT="114300" distB="114300" distL="114300" distR="114300">
              <wp:extent cx="5731200" cy="3035300"/>
              <wp:effectExtent l="0" t="0" r="0" b="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
                      <a:srcRect/>
                      <a:stretch>
                        <a:fillRect/>
                      </a:stretch>
                    </pic:blipFill>
                    <pic:spPr>
                      <a:xfrm>
                        <a:off x="0" y="0"/>
                        <a:ext cx="5731200" cy="3035300"/>
                      </a:xfrm>
                      <a:prstGeom prst="rect">
                        <a:avLst/>
                      </a:prstGeom>
                      <a:ln/>
                    </pic:spPr>
                  </pic:pic>
                </a:graphicData>
              </a:graphic>
            </wp:inline>
          </w:drawing>
        </w:r>
      </w:ins>
    </w:p>
    <w:p w:rsidR="000B4D94" w:rsidRDefault="000B4D94">
      <w:pPr>
        <w:spacing w:before="220" w:line="420" w:lineRule="auto"/>
        <w:rPr>
          <w:ins w:id="221" w:author="JUAN ESTEBAN PEREIRA NEIRA" w:date="2022-12-06T01:50:00Z"/>
        </w:rPr>
      </w:pPr>
    </w:p>
    <w:p w:rsidR="000B4D94" w:rsidRDefault="00F304F0">
      <w:pPr>
        <w:spacing w:before="220" w:line="420" w:lineRule="auto"/>
        <w:rPr>
          <w:ins w:id="222" w:author="JUAN ESTEBAN PEREIRA NEIRA" w:date="2022-12-06T01:50:00Z"/>
        </w:rPr>
      </w:pPr>
      <w:ins w:id="223" w:author="JUAN ESTEBAN PEREIRA NEIRA" w:date="2022-12-06T01:50:00Z">
        <w:r>
          <w:t xml:space="preserve">*Función almacenaArchivo </w:t>
        </w:r>
      </w:ins>
    </w:p>
    <w:p w:rsidR="000B4D94" w:rsidRDefault="00F304F0">
      <w:pPr>
        <w:spacing w:before="220" w:line="420" w:lineRule="auto"/>
        <w:rPr>
          <w:ins w:id="224" w:author="JUAN ESTEBAN PEREIRA NEIRA" w:date="2022-12-06T01:50:00Z"/>
        </w:rPr>
      </w:pPr>
      <w:ins w:id="225" w:author="JUAN ESTEBAN PEREIRA NEIRA" w:date="2022-12-06T01:50:00Z">
        <w:r>
          <w:lastRenderedPageBreak/>
          <w:t xml:space="preserve">Definición de datos: </w:t>
        </w:r>
      </w:ins>
    </w:p>
    <w:p w:rsidR="000B4D94" w:rsidRDefault="00F304F0">
      <w:pPr>
        <w:spacing w:before="220" w:line="420" w:lineRule="auto"/>
        <w:rPr>
          <w:ins w:id="226" w:author="JUAN ESTEBAN PEREIRA NEIRA" w:date="2022-12-06T01:50:00Z"/>
        </w:rPr>
      </w:pPr>
      <w:ins w:id="227" w:author="JUAN ESTEBAN PEREIRA NEIRA" w:date="2022-12-06T01:50:00Z">
        <w:r>
          <w:t xml:space="preserve">nombreFile=Variable que contiene el nombre del archivo donde guardaremos la información </w:t>
        </w:r>
      </w:ins>
    </w:p>
    <w:p w:rsidR="000B4D94" w:rsidRDefault="00F304F0">
      <w:pPr>
        <w:spacing w:before="220" w:line="420" w:lineRule="auto"/>
        <w:rPr>
          <w:ins w:id="228" w:author="JUAN ESTEBAN PEREIRA NEIRA" w:date="2022-12-06T01:50:00Z"/>
        </w:rPr>
      </w:pPr>
      <w:ins w:id="229" w:author="JUAN ESTEBAN PEREIRA NEIRA" w:date="2022-12-06T01:50:00Z">
        <w:r>
          <w:t>cadenaAlmacenar=Va</w:t>
        </w:r>
        <w:r>
          <w:t>riable que contiene la cadena con los datos del usuario ingresados</w:t>
        </w:r>
      </w:ins>
    </w:p>
    <w:p w:rsidR="000B4D94" w:rsidRDefault="00F304F0">
      <w:pPr>
        <w:spacing w:before="220" w:line="420" w:lineRule="auto"/>
        <w:rPr>
          <w:ins w:id="230" w:author="JUAN ESTEBAN PEREIRA NEIRA" w:date="2022-12-06T01:50:00Z"/>
        </w:rPr>
      </w:pPr>
      <w:ins w:id="231" w:author="JUAN ESTEBAN PEREIRA NEIRA" w:date="2022-12-06T01:50:00Z">
        <w:r>
          <w:t xml:space="preserve">file= Variable que me permite interactuar con el archivo de texto </w:t>
        </w:r>
      </w:ins>
    </w:p>
    <w:p w:rsidR="000B4D94" w:rsidRDefault="00F304F0">
      <w:pPr>
        <w:spacing w:before="220" w:line="420" w:lineRule="auto"/>
        <w:rPr>
          <w:ins w:id="232" w:author="JUAN ESTEBAN PEREIRA NEIRA" w:date="2022-12-06T01:50:00Z"/>
        </w:rPr>
      </w:pPr>
      <w:ins w:id="233" w:author="JUAN ESTEBAN PEREIRA NEIRA" w:date="2022-12-06T01:50:00Z">
        <w:r>
          <w:t xml:space="preserve">Firma: </w:t>
        </w:r>
      </w:ins>
    </w:p>
    <w:p w:rsidR="000B4D94" w:rsidRDefault="00F304F0">
      <w:pPr>
        <w:spacing w:before="220" w:line="420" w:lineRule="auto"/>
        <w:rPr>
          <w:ins w:id="234" w:author="JUAN ESTEBAN PEREIRA NEIRA" w:date="2022-12-06T01:50:00Z"/>
        </w:rPr>
      </w:pPr>
      <w:ins w:id="235" w:author="JUAN ESTEBAN PEREIRA NEIRA" w:date="2022-12-06T01:50:00Z">
        <w:r>
          <w:t xml:space="preserve">Entradas=nombreFile, CadenaAlmacenar, file </w:t>
        </w:r>
      </w:ins>
    </w:p>
    <w:p w:rsidR="000B4D94" w:rsidRDefault="00F304F0">
      <w:pPr>
        <w:spacing w:before="220" w:line="420" w:lineRule="auto"/>
        <w:rPr>
          <w:ins w:id="236" w:author="JUAN ESTEBAN PEREIRA NEIRA" w:date="2022-12-06T01:50:00Z"/>
        </w:rPr>
      </w:pPr>
      <w:ins w:id="237" w:author="JUAN ESTEBAN PEREIRA NEIRA" w:date="2022-12-06T01:50:00Z">
        <w:r>
          <w:t>Salidas=Escritura en archivo de texto</w:t>
        </w:r>
      </w:ins>
    </w:p>
    <w:p w:rsidR="000B4D94" w:rsidRDefault="00F304F0">
      <w:pPr>
        <w:spacing w:before="220" w:line="420" w:lineRule="auto"/>
        <w:rPr>
          <w:ins w:id="238" w:author="JUAN ESTEBAN PEREIRA NEIRA" w:date="2022-12-06T01:50:00Z"/>
        </w:rPr>
      </w:pPr>
      <w:ins w:id="239" w:author="JUAN ESTEBAN PEREIRA NEIRA" w:date="2022-12-06T01:50:00Z">
        <w:r>
          <w:t xml:space="preserve">Propósito: El propósito de la variable es que me escriba un registro de los prestamos realizados en una hoja de texto. </w:t>
        </w:r>
      </w:ins>
    </w:p>
    <w:p w:rsidR="000B4D94" w:rsidRDefault="00F304F0">
      <w:pPr>
        <w:spacing w:before="220" w:line="420" w:lineRule="auto"/>
        <w:rPr>
          <w:ins w:id="240" w:author="JUAN ESTEBAN PEREIRA NEIRA" w:date="2022-12-06T01:50:00Z"/>
        </w:rPr>
      </w:pPr>
      <w:ins w:id="241" w:author="JUAN ESTEBAN PEREIRA NEIRA" w:date="2022-12-06T01:50:00Z">
        <w:r>
          <w:t xml:space="preserve">Ejemplos: </w:t>
        </w:r>
      </w:ins>
    </w:p>
    <w:p w:rsidR="000B4D94" w:rsidRDefault="00F304F0">
      <w:pPr>
        <w:spacing w:before="220" w:line="420" w:lineRule="auto"/>
        <w:rPr>
          <w:ins w:id="242" w:author="JUAN ESTEBAN PEREIRA NEIRA" w:date="2022-12-06T01:50:00Z"/>
        </w:rPr>
      </w:pPr>
      <w:ins w:id="243" w:author="JUAN ESTEBAN PEREIRA NEIRA" w:date="2022-12-06T01:50:00Z">
        <w:r>
          <w:t xml:space="preserve">Ingresamos datos: </w:t>
        </w:r>
      </w:ins>
    </w:p>
    <w:p w:rsidR="000B4D94" w:rsidRDefault="00F304F0">
      <w:pPr>
        <w:spacing w:before="220" w:line="420" w:lineRule="auto"/>
        <w:rPr>
          <w:ins w:id="244" w:author="JUAN ESTEBAN PEREIRA NEIRA" w:date="2022-12-06T01:50:00Z"/>
        </w:rPr>
      </w:pPr>
      <w:ins w:id="245" w:author="JUAN ESTEBAN PEREIRA NEIRA" w:date="2022-12-06T01:50:00Z">
        <w:r>
          <w:rPr>
            <w:noProof/>
            <w:lang w:val="en-US"/>
          </w:rPr>
          <w:lastRenderedPageBreak/>
          <w:drawing>
            <wp:inline distT="114300" distB="114300" distL="114300" distR="114300">
              <wp:extent cx="2886075" cy="5981700"/>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
                      <a:srcRect/>
                      <a:stretch>
                        <a:fillRect/>
                      </a:stretch>
                    </pic:blipFill>
                    <pic:spPr>
                      <a:xfrm>
                        <a:off x="0" y="0"/>
                        <a:ext cx="2886075" cy="5981700"/>
                      </a:xfrm>
                      <a:prstGeom prst="rect">
                        <a:avLst/>
                      </a:prstGeom>
                      <a:ln/>
                    </pic:spPr>
                  </pic:pic>
                </a:graphicData>
              </a:graphic>
            </wp:inline>
          </w:drawing>
        </w:r>
      </w:ins>
    </w:p>
    <w:p w:rsidR="000B4D94" w:rsidRDefault="00F304F0">
      <w:pPr>
        <w:spacing w:before="220" w:line="420" w:lineRule="auto"/>
        <w:rPr>
          <w:ins w:id="246" w:author="JUAN ESTEBAN PEREIRA NEIRA" w:date="2022-12-06T01:50:00Z"/>
        </w:rPr>
      </w:pPr>
      <w:ins w:id="247" w:author="JUAN ESTEBAN PEREIRA NEIRA" w:date="2022-12-06T01:50:00Z">
        <w:r>
          <w:t xml:space="preserve">Resultado: </w:t>
        </w:r>
      </w:ins>
    </w:p>
    <w:p w:rsidR="000B4D94" w:rsidRDefault="00F304F0">
      <w:pPr>
        <w:spacing w:before="220" w:line="420" w:lineRule="auto"/>
        <w:rPr>
          <w:ins w:id="248" w:author="JUAN ESTEBAN PEREIRA NEIRA" w:date="2022-12-06T01:50:00Z"/>
        </w:rPr>
      </w:pPr>
      <w:ins w:id="249" w:author="JUAN ESTEBAN PEREIRA NEIRA" w:date="2022-12-06T01:50:00Z">
        <w:r>
          <w:rPr>
            <w:noProof/>
            <w:lang w:val="en-US"/>
          </w:rPr>
          <w:drawing>
            <wp:inline distT="114300" distB="114300" distL="114300" distR="114300">
              <wp:extent cx="5731200" cy="21082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108200"/>
                      </a:xfrm>
                      <a:prstGeom prst="rect">
                        <a:avLst/>
                      </a:prstGeom>
                      <a:ln/>
                    </pic:spPr>
                  </pic:pic>
                </a:graphicData>
              </a:graphic>
            </wp:inline>
          </w:drawing>
        </w:r>
      </w:ins>
    </w:p>
    <w:p w:rsidR="000B4D94" w:rsidRDefault="00F304F0">
      <w:pPr>
        <w:spacing w:before="220" w:line="420" w:lineRule="auto"/>
        <w:rPr>
          <w:ins w:id="250" w:author="JUAN ESTEBAN PEREIRA NEIRA" w:date="2022-12-06T01:50:00Z"/>
        </w:rPr>
      </w:pPr>
      <w:ins w:id="251" w:author="JUAN ESTEBAN PEREIRA NEIRA" w:date="2022-12-06T01:50:00Z">
        <w:r>
          <w:lastRenderedPageBreak/>
          <w:t xml:space="preserve">Ingresamos datos: </w:t>
        </w:r>
      </w:ins>
    </w:p>
    <w:p w:rsidR="000B4D94" w:rsidRDefault="00F304F0">
      <w:pPr>
        <w:spacing w:before="220" w:line="420" w:lineRule="auto"/>
        <w:rPr>
          <w:ins w:id="252" w:author="JUAN ESTEBAN PEREIRA NEIRA" w:date="2022-12-06T01:50:00Z"/>
        </w:rPr>
      </w:pPr>
      <w:ins w:id="253" w:author="JUAN ESTEBAN PEREIRA NEIRA" w:date="2022-12-06T01:50:00Z">
        <w:r>
          <w:rPr>
            <w:noProof/>
            <w:lang w:val="en-US"/>
          </w:rPr>
          <w:drawing>
            <wp:inline distT="114300" distB="114300" distL="114300" distR="114300">
              <wp:extent cx="2686050" cy="5991225"/>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686050" cy="5991225"/>
                      </a:xfrm>
                      <a:prstGeom prst="rect">
                        <a:avLst/>
                      </a:prstGeom>
                      <a:ln/>
                    </pic:spPr>
                  </pic:pic>
                </a:graphicData>
              </a:graphic>
            </wp:inline>
          </w:drawing>
        </w:r>
      </w:ins>
    </w:p>
    <w:p w:rsidR="000B4D94" w:rsidRDefault="00F304F0">
      <w:pPr>
        <w:spacing w:before="220" w:line="420" w:lineRule="auto"/>
        <w:rPr>
          <w:ins w:id="254" w:author="JUAN ESTEBAN PEREIRA NEIRA" w:date="2022-12-06T01:50:00Z"/>
        </w:rPr>
      </w:pPr>
      <w:ins w:id="255" w:author="JUAN ESTEBAN PEREIRA NEIRA" w:date="2022-12-06T01:50:00Z">
        <w:r>
          <w:t xml:space="preserve">Resultado: </w:t>
        </w:r>
      </w:ins>
    </w:p>
    <w:p w:rsidR="000B4D94" w:rsidRDefault="00F304F0">
      <w:pPr>
        <w:spacing w:before="220" w:line="420" w:lineRule="auto"/>
        <w:rPr>
          <w:ins w:id="256" w:author="JUAN ESTEBAN PEREIRA NEIRA" w:date="2022-12-06T01:50:00Z"/>
        </w:rPr>
      </w:pPr>
      <w:ins w:id="257" w:author="JUAN ESTEBAN PEREIRA NEIRA" w:date="2022-12-06T01:50:00Z">
        <w:r>
          <w:rPr>
            <w:noProof/>
            <w:lang w:val="en-US"/>
          </w:rPr>
          <w:lastRenderedPageBreak/>
          <w:drawing>
            <wp:inline distT="114300" distB="114300" distL="114300" distR="114300">
              <wp:extent cx="5731200" cy="21209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31200" cy="2120900"/>
                      </a:xfrm>
                      <a:prstGeom prst="rect">
                        <a:avLst/>
                      </a:prstGeom>
                      <a:ln/>
                    </pic:spPr>
                  </pic:pic>
                </a:graphicData>
              </a:graphic>
            </wp:inline>
          </w:drawing>
        </w:r>
      </w:ins>
    </w:p>
    <w:p w:rsidR="000B4D94" w:rsidRDefault="00F304F0">
      <w:pPr>
        <w:spacing w:before="220" w:line="420" w:lineRule="auto"/>
        <w:rPr>
          <w:ins w:id="258" w:author="JUAN ESTEBAN PEREIRA NEIRA" w:date="2022-12-06T01:50:00Z"/>
        </w:rPr>
      </w:pPr>
      <w:ins w:id="259" w:author="JUAN ESTEBAN PEREIRA NEIRA" w:date="2022-12-06T01:50:00Z">
        <w:r>
          <w:t xml:space="preserve">Ingresamos datos: </w:t>
        </w:r>
      </w:ins>
    </w:p>
    <w:p w:rsidR="000B4D94" w:rsidRDefault="00F304F0">
      <w:pPr>
        <w:spacing w:before="220" w:line="420" w:lineRule="auto"/>
        <w:rPr>
          <w:ins w:id="260" w:author="JUAN ESTEBAN PEREIRA NEIRA" w:date="2022-12-06T01:50:00Z"/>
        </w:rPr>
      </w:pPr>
      <w:ins w:id="261" w:author="JUAN ESTEBAN PEREIRA NEIRA" w:date="2022-12-06T01:50:00Z">
        <w:r>
          <w:rPr>
            <w:noProof/>
            <w:lang w:val="en-US"/>
          </w:rPr>
          <w:drawing>
            <wp:inline distT="114300" distB="114300" distL="114300" distR="114300">
              <wp:extent cx="2647950" cy="5791200"/>
              <wp:effectExtent l="0" t="0" r="0" b="0"/>
              <wp:docPr id="8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6"/>
                      <a:srcRect/>
                      <a:stretch>
                        <a:fillRect/>
                      </a:stretch>
                    </pic:blipFill>
                    <pic:spPr>
                      <a:xfrm>
                        <a:off x="0" y="0"/>
                        <a:ext cx="2647950" cy="5791200"/>
                      </a:xfrm>
                      <a:prstGeom prst="rect">
                        <a:avLst/>
                      </a:prstGeom>
                      <a:ln/>
                    </pic:spPr>
                  </pic:pic>
                </a:graphicData>
              </a:graphic>
            </wp:inline>
          </w:drawing>
        </w:r>
      </w:ins>
    </w:p>
    <w:p w:rsidR="000B4D94" w:rsidRDefault="00F304F0">
      <w:pPr>
        <w:spacing w:before="220" w:line="420" w:lineRule="auto"/>
        <w:rPr>
          <w:ins w:id="262" w:author="JUAN ESTEBAN PEREIRA NEIRA" w:date="2022-12-06T01:50:00Z"/>
        </w:rPr>
      </w:pPr>
      <w:ins w:id="263" w:author="JUAN ESTEBAN PEREIRA NEIRA" w:date="2022-12-06T01:50:00Z">
        <w:r>
          <w:lastRenderedPageBreak/>
          <w:t xml:space="preserve">Resultado: </w:t>
        </w:r>
      </w:ins>
    </w:p>
    <w:p w:rsidR="000B4D94" w:rsidRDefault="00F304F0">
      <w:pPr>
        <w:spacing w:before="220" w:line="420" w:lineRule="auto"/>
        <w:rPr>
          <w:ins w:id="264" w:author="JUAN ESTEBAN PEREIRA NEIRA" w:date="2022-12-06T01:50:00Z"/>
        </w:rPr>
      </w:pPr>
      <w:ins w:id="265" w:author="JUAN ESTEBAN PEREIRA NEIRA" w:date="2022-12-06T01:50:00Z">
        <w:r>
          <w:rPr>
            <w:noProof/>
            <w:lang w:val="en-US"/>
          </w:rPr>
          <w:drawing>
            <wp:inline distT="114300" distB="114300" distL="114300" distR="114300">
              <wp:extent cx="5731200" cy="19939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731200" cy="1993900"/>
                      </a:xfrm>
                      <a:prstGeom prst="rect">
                        <a:avLst/>
                      </a:prstGeom>
                      <a:ln/>
                    </pic:spPr>
                  </pic:pic>
                </a:graphicData>
              </a:graphic>
            </wp:inline>
          </w:drawing>
        </w:r>
      </w:ins>
    </w:p>
    <w:p w:rsidR="000B4D94" w:rsidRDefault="00F304F0">
      <w:pPr>
        <w:spacing w:before="220" w:line="420" w:lineRule="auto"/>
        <w:rPr>
          <w:ins w:id="266" w:author="JUAN ESTEBAN PEREIRA NEIRA" w:date="2022-12-06T01:50:00Z"/>
        </w:rPr>
      </w:pPr>
      <w:ins w:id="267" w:author="JUAN ESTEBAN PEREIRA NEIRA" w:date="2022-12-06T01:50:00Z">
        <w:r>
          <w:t xml:space="preserve">Ingresamos datos: Esta vez incompletos a ver que pasa: </w:t>
        </w:r>
      </w:ins>
    </w:p>
    <w:p w:rsidR="000B4D94" w:rsidRDefault="00F304F0">
      <w:pPr>
        <w:spacing w:before="220" w:line="420" w:lineRule="auto"/>
        <w:rPr>
          <w:ins w:id="268" w:author="JUAN ESTEBAN PEREIRA NEIRA" w:date="2022-12-06T01:50:00Z"/>
        </w:rPr>
      </w:pPr>
      <w:ins w:id="269" w:author="JUAN ESTEBAN PEREIRA NEIRA" w:date="2022-12-06T01:50:00Z">
        <w:r>
          <w:rPr>
            <w:noProof/>
            <w:lang w:val="en-US"/>
          </w:rPr>
          <w:lastRenderedPageBreak/>
          <w:drawing>
            <wp:inline distT="114300" distB="114300" distL="114300" distR="114300">
              <wp:extent cx="2686050" cy="5848350"/>
              <wp:effectExtent l="0" t="0" r="0" b="0"/>
              <wp:docPr id="5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686050" cy="5848350"/>
                      </a:xfrm>
                      <a:prstGeom prst="rect">
                        <a:avLst/>
                      </a:prstGeom>
                      <a:ln/>
                    </pic:spPr>
                  </pic:pic>
                </a:graphicData>
              </a:graphic>
            </wp:inline>
          </w:drawing>
        </w:r>
      </w:ins>
    </w:p>
    <w:p w:rsidR="000B4D94" w:rsidRDefault="00F304F0">
      <w:pPr>
        <w:spacing w:before="220" w:line="420" w:lineRule="auto"/>
        <w:rPr>
          <w:ins w:id="270" w:author="JUAN ESTEBAN PEREIRA NEIRA" w:date="2022-12-06T01:50:00Z"/>
        </w:rPr>
      </w:pPr>
      <w:ins w:id="271" w:author="JUAN ESTEBAN PEREIRA NEIRA" w:date="2022-12-06T01:50:00Z">
        <w:r>
          <w:t xml:space="preserve">Resultado: </w:t>
        </w:r>
      </w:ins>
    </w:p>
    <w:p w:rsidR="000B4D94" w:rsidRDefault="00F304F0">
      <w:pPr>
        <w:spacing w:before="220" w:line="420" w:lineRule="auto"/>
        <w:rPr>
          <w:ins w:id="272" w:author="JUAN ESTEBAN PEREIRA NEIRA" w:date="2022-12-06T01:50:00Z"/>
        </w:rPr>
      </w:pPr>
      <w:ins w:id="273" w:author="JUAN ESTEBAN PEREIRA NEIRA" w:date="2022-12-06T01:50:00Z">
        <w:r>
          <w:rPr>
            <w:noProof/>
            <w:lang w:val="en-US"/>
          </w:rPr>
          <w:drawing>
            <wp:inline distT="114300" distB="114300" distL="114300" distR="114300">
              <wp:extent cx="5731200" cy="21717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2171700"/>
                      </a:xfrm>
                      <a:prstGeom prst="rect">
                        <a:avLst/>
                      </a:prstGeom>
                      <a:ln/>
                    </pic:spPr>
                  </pic:pic>
                </a:graphicData>
              </a:graphic>
            </wp:inline>
          </w:drawing>
        </w:r>
      </w:ins>
    </w:p>
    <w:p w:rsidR="000B4D94" w:rsidRDefault="00F304F0">
      <w:pPr>
        <w:spacing w:before="220" w:line="420" w:lineRule="auto"/>
        <w:rPr>
          <w:ins w:id="274" w:author="JUAN ESTEBAN PEREIRA NEIRA" w:date="2022-12-06T01:50:00Z"/>
        </w:rPr>
      </w:pPr>
      <w:ins w:id="275" w:author="JUAN ESTEBAN PEREIRA NEIRA" w:date="2022-12-06T01:50:00Z">
        <w:r>
          <w:lastRenderedPageBreak/>
          <w:t>*Función enviar elementos:</w:t>
        </w:r>
      </w:ins>
    </w:p>
    <w:p w:rsidR="000B4D94" w:rsidRDefault="00F304F0">
      <w:pPr>
        <w:spacing w:before="220" w:line="420" w:lineRule="auto"/>
        <w:rPr>
          <w:ins w:id="276" w:author="JUAN ESTEBAN PEREIRA NEIRA" w:date="2022-12-06T01:50:00Z"/>
        </w:rPr>
      </w:pPr>
      <w:ins w:id="277" w:author="JUAN ESTEBAN PEREIRA NEIRA" w:date="2022-12-06T01:50:00Z">
        <w:r>
          <w:t xml:space="preserve">Definición de datos: </w:t>
        </w:r>
      </w:ins>
    </w:p>
    <w:p w:rsidR="000B4D94" w:rsidRDefault="00F304F0">
      <w:pPr>
        <w:spacing w:before="220" w:line="420" w:lineRule="auto"/>
        <w:rPr>
          <w:ins w:id="278" w:author="JUAN ESTEBAN PEREIRA NEIRA" w:date="2022-12-06T01:50:00Z"/>
        </w:rPr>
      </w:pPr>
      <w:ins w:id="279" w:author="JUAN ESTEBAN PEREIRA NEIRA" w:date="2022-12-06T01:50:00Z">
        <w:r>
          <w:t>ElementoA2=Variable StringVar que contiene el nombre del elemento</w:t>
        </w:r>
      </w:ins>
    </w:p>
    <w:p w:rsidR="000B4D94" w:rsidRDefault="00F304F0">
      <w:pPr>
        <w:spacing w:before="220" w:line="420" w:lineRule="auto"/>
        <w:rPr>
          <w:ins w:id="280" w:author="JUAN ESTEBAN PEREIRA NEIRA" w:date="2022-12-06T01:50:00Z"/>
        </w:rPr>
      </w:pPr>
      <w:ins w:id="281" w:author="JUAN ESTEBAN PEREIRA NEIRA" w:date="2022-12-06T01:50:00Z">
        <w:r>
          <w:t>cantidad2=Variable IntVar que contiene la cantidad del elemento</w:t>
        </w:r>
      </w:ins>
    </w:p>
    <w:p w:rsidR="000B4D94" w:rsidRDefault="00F304F0">
      <w:pPr>
        <w:spacing w:before="220" w:line="420" w:lineRule="auto"/>
        <w:rPr>
          <w:ins w:id="282" w:author="JUAN ESTEBAN PEREIRA NEIRA" w:date="2022-12-06T01:50:00Z"/>
        </w:rPr>
      </w:pPr>
      <w:ins w:id="283" w:author="JUAN ESTEBAN PEREIRA NEIRA" w:date="2022-12-06T01:50:00Z">
        <w:r>
          <w:t>codig</w:t>
        </w:r>
        <w:r>
          <w:t xml:space="preserve">2=Variable IntVar que contiene el código del elemento </w:t>
        </w:r>
      </w:ins>
    </w:p>
    <w:p w:rsidR="000B4D94" w:rsidRDefault="00F304F0">
      <w:pPr>
        <w:spacing w:before="220" w:line="420" w:lineRule="auto"/>
        <w:rPr>
          <w:ins w:id="284" w:author="JUAN ESTEBAN PEREIRA NEIRA" w:date="2022-12-06T01:50:00Z"/>
        </w:rPr>
      </w:pPr>
      <w:ins w:id="285" w:author="JUAN ESTEBAN PEREIRA NEIRA" w:date="2022-12-06T01:50:00Z">
        <w:r>
          <w:t xml:space="preserve">tip=Variable StringVar que contiene el tipo del elemento, deportivo o musical </w:t>
        </w:r>
      </w:ins>
    </w:p>
    <w:p w:rsidR="000B4D94" w:rsidRDefault="00F304F0">
      <w:pPr>
        <w:spacing w:before="220" w:line="420" w:lineRule="auto"/>
        <w:rPr>
          <w:ins w:id="286" w:author="JUAN ESTEBAN PEREIRA NEIRA" w:date="2022-12-06T01:50:00Z"/>
        </w:rPr>
      </w:pPr>
      <w:ins w:id="287" w:author="JUAN ESTEBAN PEREIRA NEIRA" w:date="2022-12-06T01:50:00Z">
        <w:r>
          <w:t xml:space="preserve">Firma: </w:t>
        </w:r>
      </w:ins>
    </w:p>
    <w:p w:rsidR="000B4D94" w:rsidRDefault="00F304F0">
      <w:pPr>
        <w:spacing w:before="220" w:line="420" w:lineRule="auto"/>
        <w:rPr>
          <w:ins w:id="288" w:author="JUAN ESTEBAN PEREIRA NEIRA" w:date="2022-12-06T01:50:00Z"/>
        </w:rPr>
      </w:pPr>
      <w:ins w:id="289" w:author="JUAN ESTEBAN PEREIRA NEIRA" w:date="2022-12-06T01:50:00Z">
        <w:r>
          <w:t xml:space="preserve">Entradas: ElementoA2, cantidad2, codig2, tip </w:t>
        </w:r>
      </w:ins>
    </w:p>
    <w:p w:rsidR="000B4D94" w:rsidRDefault="00F304F0">
      <w:pPr>
        <w:spacing w:before="220" w:line="420" w:lineRule="auto"/>
        <w:rPr>
          <w:ins w:id="290" w:author="JUAN ESTEBAN PEREIRA NEIRA" w:date="2022-12-06T01:50:00Z"/>
        </w:rPr>
      </w:pPr>
      <w:ins w:id="291" w:author="JUAN ESTEBAN PEREIRA NEIRA" w:date="2022-12-06T01:50:00Z">
        <w:r>
          <w:t xml:space="preserve">Salidas: Ingreso de los elementos anteriores al arbol2 </w:t>
        </w:r>
      </w:ins>
    </w:p>
    <w:p w:rsidR="000B4D94" w:rsidRDefault="00F304F0">
      <w:pPr>
        <w:spacing w:before="220" w:line="420" w:lineRule="auto"/>
        <w:rPr>
          <w:ins w:id="292" w:author="JUAN ESTEBAN PEREIRA NEIRA" w:date="2022-12-06T01:50:00Z"/>
        </w:rPr>
      </w:pPr>
      <w:ins w:id="293" w:author="JUAN ESTEBAN PEREIRA NEIRA" w:date="2022-12-06T01:50:00Z">
        <w:r>
          <w:t>Propósito: Q</w:t>
        </w:r>
        <w:r>
          <w:t xml:space="preserve">ue la función envíe los datos al registro que hay en la aplicación de los elementos que tiene bienestar en total </w:t>
        </w:r>
      </w:ins>
    </w:p>
    <w:p w:rsidR="000B4D94" w:rsidRDefault="00F304F0">
      <w:pPr>
        <w:spacing w:before="220" w:line="420" w:lineRule="auto"/>
        <w:rPr>
          <w:ins w:id="294" w:author="JUAN ESTEBAN PEREIRA NEIRA" w:date="2022-12-06T01:50:00Z"/>
        </w:rPr>
      </w:pPr>
      <w:ins w:id="295" w:author="JUAN ESTEBAN PEREIRA NEIRA" w:date="2022-12-06T01:50:00Z">
        <w:r>
          <w:t xml:space="preserve">Ejemplos funcionales: </w:t>
        </w:r>
      </w:ins>
    </w:p>
    <w:p w:rsidR="000B4D94" w:rsidRDefault="00F304F0">
      <w:pPr>
        <w:spacing w:before="220" w:line="420" w:lineRule="auto"/>
        <w:rPr>
          <w:ins w:id="296" w:author="JUAN ESTEBAN PEREIRA NEIRA" w:date="2022-12-06T01:50:00Z"/>
        </w:rPr>
      </w:pPr>
      <w:ins w:id="297" w:author="JUAN ESTEBAN PEREIRA NEIRA" w:date="2022-12-06T01:50:00Z">
        <w:r>
          <w:t xml:space="preserve">Ingresamos datos: </w:t>
        </w:r>
      </w:ins>
    </w:p>
    <w:p w:rsidR="000B4D94" w:rsidRDefault="00F304F0">
      <w:pPr>
        <w:spacing w:before="220" w:line="420" w:lineRule="auto"/>
        <w:rPr>
          <w:ins w:id="298" w:author="JUAN ESTEBAN PEREIRA NEIRA" w:date="2022-12-06T01:50:00Z"/>
        </w:rPr>
      </w:pPr>
      <w:ins w:id="299" w:author="JUAN ESTEBAN PEREIRA NEIRA" w:date="2022-12-06T01:50:00Z">
        <w:r>
          <w:rPr>
            <w:noProof/>
            <w:lang w:val="en-US"/>
          </w:rPr>
          <w:drawing>
            <wp:inline distT="114300" distB="114300" distL="114300" distR="114300">
              <wp:extent cx="2914650" cy="348615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2914650" cy="3486150"/>
                      </a:xfrm>
                      <a:prstGeom prst="rect">
                        <a:avLst/>
                      </a:prstGeom>
                      <a:ln/>
                    </pic:spPr>
                  </pic:pic>
                </a:graphicData>
              </a:graphic>
            </wp:inline>
          </w:drawing>
        </w:r>
      </w:ins>
    </w:p>
    <w:p w:rsidR="000B4D94" w:rsidRDefault="00F304F0">
      <w:pPr>
        <w:spacing w:before="220" w:line="420" w:lineRule="auto"/>
        <w:rPr>
          <w:ins w:id="300" w:author="JUAN ESTEBAN PEREIRA NEIRA" w:date="2022-12-06T01:50:00Z"/>
        </w:rPr>
      </w:pPr>
      <w:ins w:id="301" w:author="JUAN ESTEBAN PEREIRA NEIRA" w:date="2022-12-06T01:50:00Z">
        <w:r>
          <w:lastRenderedPageBreak/>
          <w:t xml:space="preserve">Resultado: </w:t>
        </w:r>
      </w:ins>
    </w:p>
    <w:p w:rsidR="000B4D94" w:rsidRDefault="00F304F0">
      <w:pPr>
        <w:spacing w:before="220" w:line="420" w:lineRule="auto"/>
        <w:rPr>
          <w:ins w:id="302" w:author="JUAN ESTEBAN PEREIRA NEIRA" w:date="2022-12-06T01:50:00Z"/>
        </w:rPr>
      </w:pPr>
      <w:ins w:id="303" w:author="JUAN ESTEBAN PEREIRA NEIRA" w:date="2022-12-06T01:50:00Z">
        <w:r>
          <w:rPr>
            <w:noProof/>
            <w:lang w:val="en-US"/>
          </w:rPr>
          <w:drawing>
            <wp:inline distT="114300" distB="114300" distL="114300" distR="114300">
              <wp:extent cx="5731200" cy="16637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1663700"/>
                      </a:xfrm>
                      <a:prstGeom prst="rect">
                        <a:avLst/>
                      </a:prstGeom>
                      <a:ln/>
                    </pic:spPr>
                  </pic:pic>
                </a:graphicData>
              </a:graphic>
            </wp:inline>
          </w:drawing>
        </w:r>
      </w:ins>
    </w:p>
    <w:p w:rsidR="000B4D94" w:rsidRDefault="00F304F0">
      <w:pPr>
        <w:spacing w:before="220" w:line="420" w:lineRule="auto"/>
        <w:rPr>
          <w:ins w:id="304" w:author="JUAN ESTEBAN PEREIRA NEIRA" w:date="2022-12-06T01:50:00Z"/>
        </w:rPr>
      </w:pPr>
      <w:ins w:id="305" w:author="JUAN ESTEBAN PEREIRA NEIRA" w:date="2022-12-06T01:50:00Z">
        <w:r>
          <w:t xml:space="preserve">Ingresamos datos: </w:t>
        </w:r>
      </w:ins>
    </w:p>
    <w:p w:rsidR="000B4D94" w:rsidRDefault="00F304F0">
      <w:pPr>
        <w:spacing w:before="220" w:line="420" w:lineRule="auto"/>
        <w:rPr>
          <w:ins w:id="306" w:author="JUAN ESTEBAN PEREIRA NEIRA" w:date="2022-12-06T01:50:00Z"/>
        </w:rPr>
      </w:pPr>
      <w:ins w:id="307" w:author="JUAN ESTEBAN PEREIRA NEIRA" w:date="2022-12-06T01:50:00Z">
        <w:r>
          <w:rPr>
            <w:noProof/>
            <w:lang w:val="en-US"/>
          </w:rPr>
          <w:drawing>
            <wp:inline distT="114300" distB="114300" distL="114300" distR="114300">
              <wp:extent cx="3028950" cy="35147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028950" cy="3514725"/>
                      </a:xfrm>
                      <a:prstGeom prst="rect">
                        <a:avLst/>
                      </a:prstGeom>
                      <a:ln/>
                    </pic:spPr>
                  </pic:pic>
                </a:graphicData>
              </a:graphic>
            </wp:inline>
          </w:drawing>
        </w:r>
      </w:ins>
    </w:p>
    <w:p w:rsidR="000B4D94" w:rsidRDefault="00F304F0">
      <w:pPr>
        <w:spacing w:before="220" w:line="420" w:lineRule="auto"/>
        <w:rPr>
          <w:ins w:id="308" w:author="JUAN ESTEBAN PEREIRA NEIRA" w:date="2022-12-06T01:50:00Z"/>
        </w:rPr>
      </w:pPr>
      <w:ins w:id="309" w:author="JUAN ESTEBAN PEREIRA NEIRA" w:date="2022-12-06T01:50:00Z">
        <w:r>
          <w:t xml:space="preserve">Resultado: </w:t>
        </w:r>
      </w:ins>
    </w:p>
    <w:p w:rsidR="000B4D94" w:rsidRDefault="00F304F0">
      <w:pPr>
        <w:spacing w:before="220" w:line="420" w:lineRule="auto"/>
        <w:rPr>
          <w:ins w:id="310" w:author="JUAN ESTEBAN PEREIRA NEIRA" w:date="2022-12-06T01:50:00Z"/>
        </w:rPr>
      </w:pPr>
      <w:ins w:id="311" w:author="JUAN ESTEBAN PEREIRA NEIRA" w:date="2022-12-06T01:50:00Z">
        <w:r>
          <w:rPr>
            <w:noProof/>
            <w:lang w:val="en-US"/>
          </w:rPr>
          <w:drawing>
            <wp:inline distT="114300" distB="114300" distL="114300" distR="114300">
              <wp:extent cx="5731200" cy="1701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1701800"/>
                      </a:xfrm>
                      <a:prstGeom prst="rect">
                        <a:avLst/>
                      </a:prstGeom>
                      <a:ln/>
                    </pic:spPr>
                  </pic:pic>
                </a:graphicData>
              </a:graphic>
            </wp:inline>
          </w:drawing>
        </w:r>
      </w:ins>
    </w:p>
    <w:p w:rsidR="000B4D94" w:rsidRDefault="00F304F0">
      <w:pPr>
        <w:spacing w:before="220" w:line="420" w:lineRule="auto"/>
        <w:rPr>
          <w:ins w:id="312" w:author="JUAN ESTEBAN PEREIRA NEIRA" w:date="2022-12-06T01:50:00Z"/>
        </w:rPr>
      </w:pPr>
      <w:ins w:id="313" w:author="JUAN ESTEBAN PEREIRA NEIRA" w:date="2022-12-06T01:50:00Z">
        <w:r>
          <w:lastRenderedPageBreak/>
          <w:t xml:space="preserve">Ingresamos datos: </w:t>
        </w:r>
      </w:ins>
    </w:p>
    <w:p w:rsidR="000B4D94" w:rsidRDefault="00F304F0">
      <w:pPr>
        <w:spacing w:before="220" w:line="420" w:lineRule="auto"/>
        <w:rPr>
          <w:ins w:id="314" w:author="JUAN ESTEBAN PEREIRA NEIRA" w:date="2022-12-06T01:50:00Z"/>
        </w:rPr>
      </w:pPr>
      <w:ins w:id="315" w:author="JUAN ESTEBAN PEREIRA NEIRA" w:date="2022-12-06T01:50:00Z">
        <w:r>
          <w:rPr>
            <w:noProof/>
            <w:lang w:val="en-US"/>
          </w:rPr>
          <w:drawing>
            <wp:inline distT="114300" distB="114300" distL="114300" distR="114300">
              <wp:extent cx="2695575" cy="34671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695575" cy="3467100"/>
                      </a:xfrm>
                      <a:prstGeom prst="rect">
                        <a:avLst/>
                      </a:prstGeom>
                      <a:ln/>
                    </pic:spPr>
                  </pic:pic>
                </a:graphicData>
              </a:graphic>
            </wp:inline>
          </w:drawing>
        </w:r>
      </w:ins>
    </w:p>
    <w:p w:rsidR="000B4D94" w:rsidRDefault="00F304F0">
      <w:pPr>
        <w:spacing w:before="220" w:line="420" w:lineRule="auto"/>
        <w:rPr>
          <w:ins w:id="316" w:author="JUAN ESTEBAN PEREIRA NEIRA" w:date="2022-12-06T01:50:00Z"/>
        </w:rPr>
      </w:pPr>
      <w:ins w:id="317" w:author="JUAN ESTEBAN PEREIRA NEIRA" w:date="2022-12-06T01:50:00Z">
        <w:r>
          <w:t xml:space="preserve">Resultado: </w:t>
        </w:r>
      </w:ins>
    </w:p>
    <w:p w:rsidR="000B4D94" w:rsidRDefault="00F304F0">
      <w:pPr>
        <w:spacing w:before="220" w:line="420" w:lineRule="auto"/>
        <w:rPr>
          <w:ins w:id="318" w:author="JUAN ESTEBAN PEREIRA NEIRA" w:date="2022-12-06T01:50:00Z"/>
        </w:rPr>
      </w:pPr>
      <w:ins w:id="319" w:author="JUAN ESTEBAN PEREIRA NEIRA" w:date="2022-12-06T01:50:00Z">
        <w:r>
          <w:rPr>
            <w:noProof/>
            <w:lang w:val="en-US"/>
          </w:rPr>
          <w:drawing>
            <wp:inline distT="114300" distB="114300" distL="114300" distR="114300">
              <wp:extent cx="5731200" cy="17272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731200" cy="1727200"/>
                      </a:xfrm>
                      <a:prstGeom prst="rect">
                        <a:avLst/>
                      </a:prstGeom>
                      <a:ln/>
                    </pic:spPr>
                  </pic:pic>
                </a:graphicData>
              </a:graphic>
            </wp:inline>
          </w:drawing>
        </w:r>
      </w:ins>
    </w:p>
    <w:p w:rsidR="000B4D94" w:rsidRDefault="00F304F0">
      <w:pPr>
        <w:spacing w:before="220" w:line="420" w:lineRule="auto"/>
        <w:rPr>
          <w:ins w:id="320" w:author="JUAN ESTEBAN PEREIRA NEIRA" w:date="2022-12-06T01:50:00Z"/>
        </w:rPr>
      </w:pPr>
      <w:ins w:id="321" w:author="JUAN ESTEBAN PEREIRA NEIRA" w:date="2022-12-06T01:50:00Z">
        <w:r>
          <w:t xml:space="preserve">Ingresamos datos: </w:t>
        </w:r>
      </w:ins>
    </w:p>
    <w:p w:rsidR="000B4D94" w:rsidRDefault="00F304F0">
      <w:pPr>
        <w:spacing w:before="220" w:line="420" w:lineRule="auto"/>
        <w:rPr>
          <w:ins w:id="322" w:author="JUAN ESTEBAN PEREIRA NEIRA" w:date="2022-12-06T01:50:00Z"/>
        </w:rPr>
      </w:pPr>
      <w:ins w:id="323" w:author="JUAN ESTEBAN PEREIRA NEIRA" w:date="2022-12-06T01:50:00Z">
        <w:r>
          <w:rPr>
            <w:noProof/>
            <w:lang w:val="en-US"/>
          </w:rPr>
          <w:lastRenderedPageBreak/>
          <w:drawing>
            <wp:inline distT="114300" distB="114300" distL="114300" distR="114300">
              <wp:extent cx="2562225" cy="351472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62225" cy="3514725"/>
                      </a:xfrm>
                      <a:prstGeom prst="rect">
                        <a:avLst/>
                      </a:prstGeom>
                      <a:ln/>
                    </pic:spPr>
                  </pic:pic>
                </a:graphicData>
              </a:graphic>
            </wp:inline>
          </w:drawing>
        </w:r>
      </w:ins>
    </w:p>
    <w:p w:rsidR="000B4D94" w:rsidRDefault="00F304F0">
      <w:pPr>
        <w:spacing w:before="220" w:line="420" w:lineRule="auto"/>
        <w:rPr>
          <w:ins w:id="324" w:author="JUAN ESTEBAN PEREIRA NEIRA" w:date="2022-12-06T01:50:00Z"/>
        </w:rPr>
      </w:pPr>
      <w:ins w:id="325" w:author="JUAN ESTEBAN PEREIRA NEIRA" w:date="2022-12-06T01:50:00Z">
        <w:r>
          <w:t xml:space="preserve">Resultado: </w:t>
        </w:r>
      </w:ins>
    </w:p>
    <w:p w:rsidR="000B4D94" w:rsidRDefault="00F304F0">
      <w:pPr>
        <w:spacing w:before="220" w:line="420" w:lineRule="auto"/>
        <w:rPr>
          <w:ins w:id="326" w:author="JUAN ESTEBAN PEREIRA NEIRA" w:date="2022-12-06T01:50:00Z"/>
        </w:rPr>
      </w:pPr>
      <w:ins w:id="327" w:author="JUAN ESTEBAN PEREIRA NEIRA" w:date="2022-12-06T01:50:00Z">
        <w:r>
          <w:rPr>
            <w:noProof/>
            <w:lang w:val="en-US"/>
          </w:rPr>
          <w:drawing>
            <wp:inline distT="114300" distB="114300" distL="114300" distR="114300">
              <wp:extent cx="5731200" cy="16764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31200" cy="1676400"/>
                      </a:xfrm>
                      <a:prstGeom prst="rect">
                        <a:avLst/>
                      </a:prstGeom>
                      <a:ln/>
                    </pic:spPr>
                  </pic:pic>
                </a:graphicData>
              </a:graphic>
            </wp:inline>
          </w:drawing>
        </w:r>
      </w:ins>
    </w:p>
    <w:p w:rsidR="000B4D94" w:rsidRDefault="00F304F0">
      <w:pPr>
        <w:spacing w:before="220" w:line="420" w:lineRule="auto"/>
        <w:rPr>
          <w:ins w:id="328" w:author="JUAN ESTEBAN PEREIRA NEIRA" w:date="2022-12-06T01:50:00Z"/>
        </w:rPr>
      </w:pPr>
      <w:ins w:id="329" w:author="JUAN ESTEBAN PEREIRA NEIRA" w:date="2022-12-06T01:50:00Z">
        <w:r>
          <w:t xml:space="preserve">*Función editarregistro: </w:t>
        </w:r>
      </w:ins>
    </w:p>
    <w:p w:rsidR="000B4D94" w:rsidRDefault="00F304F0">
      <w:pPr>
        <w:spacing w:before="220" w:line="420" w:lineRule="auto"/>
        <w:rPr>
          <w:ins w:id="330" w:author="JUAN ESTEBAN PEREIRA NEIRA" w:date="2022-12-06T01:50:00Z"/>
        </w:rPr>
      </w:pPr>
      <w:ins w:id="331" w:author="JUAN ESTEBAN PEREIRA NEIRA" w:date="2022-12-06T01:50:00Z">
        <w:r>
          <w:t xml:space="preserve">Definición de datos: </w:t>
        </w:r>
      </w:ins>
    </w:p>
    <w:p w:rsidR="000B4D94" w:rsidRDefault="00F304F0">
      <w:pPr>
        <w:spacing w:before="220" w:line="420" w:lineRule="auto"/>
        <w:rPr>
          <w:ins w:id="332" w:author="JUAN ESTEBAN PEREIRA NEIRA" w:date="2022-12-06T01:50:00Z"/>
        </w:rPr>
      </w:pPr>
      <w:ins w:id="333" w:author="JUAN ESTEBAN PEREIRA NEIRA" w:date="2022-12-06T01:50:00Z">
        <w:r>
          <w:t>selected=Variable que nos permite seleccionar un ítem en la tabla trev</w:t>
        </w:r>
      </w:ins>
    </w:p>
    <w:p w:rsidR="000B4D94" w:rsidRDefault="00F304F0">
      <w:pPr>
        <w:spacing w:before="220" w:line="420" w:lineRule="auto"/>
        <w:rPr>
          <w:ins w:id="334" w:author="JUAN ESTEBAN PEREIRA NEIRA" w:date="2022-12-06T01:50:00Z"/>
        </w:rPr>
      </w:pPr>
      <w:ins w:id="335" w:author="JUAN ESTEBAN PEREIRA NEIRA" w:date="2022-12-06T01:50:00Z">
        <w:r>
          <w:t xml:space="preserve">nombr=Variable StringVar que contiene el nombre ingresado del el usuario </w:t>
        </w:r>
      </w:ins>
    </w:p>
    <w:p w:rsidR="000B4D94" w:rsidRDefault="00F304F0">
      <w:pPr>
        <w:spacing w:before="220" w:line="420" w:lineRule="auto"/>
        <w:rPr>
          <w:ins w:id="336" w:author="JUAN ESTEBAN PEREIRA NEIRA" w:date="2022-12-06T01:50:00Z"/>
        </w:rPr>
      </w:pPr>
      <w:ins w:id="337" w:author="JUAN ESTEBAN PEREIRA NEIRA" w:date="2022-12-06T01:50:00Z">
        <w:r>
          <w:t>apellid=Variable StringVar q</w:t>
        </w:r>
        <w:r>
          <w:t>ue contiene el apellido ingresado del usuario</w:t>
        </w:r>
      </w:ins>
    </w:p>
    <w:p w:rsidR="000B4D94" w:rsidRDefault="00F304F0">
      <w:pPr>
        <w:spacing w:before="220" w:line="420" w:lineRule="auto"/>
        <w:rPr>
          <w:ins w:id="338" w:author="JUAN ESTEBAN PEREIRA NEIRA" w:date="2022-12-06T01:50:00Z"/>
        </w:rPr>
      </w:pPr>
      <w:ins w:id="339" w:author="JUAN ESTEBAN PEREIRA NEIRA" w:date="2022-12-06T01:50:00Z">
        <w:r>
          <w:t xml:space="preserve">hor=Variable StringVar que contiene la hora del préstamo </w:t>
        </w:r>
      </w:ins>
    </w:p>
    <w:p w:rsidR="000B4D94" w:rsidRDefault="00F304F0">
      <w:pPr>
        <w:spacing w:before="220" w:line="420" w:lineRule="auto"/>
        <w:rPr>
          <w:ins w:id="340" w:author="JUAN ESTEBAN PEREIRA NEIRA" w:date="2022-12-06T01:50:00Z"/>
        </w:rPr>
      </w:pPr>
      <w:ins w:id="341" w:author="JUAN ESTEBAN PEREIRA NEIRA" w:date="2022-12-06T01:50:00Z">
        <w:r>
          <w:t xml:space="preserve">fech=Variable StringVar que contiene la fecha del préstamo </w:t>
        </w:r>
      </w:ins>
    </w:p>
    <w:p w:rsidR="000B4D94" w:rsidRDefault="00F304F0">
      <w:pPr>
        <w:spacing w:before="220" w:line="420" w:lineRule="auto"/>
        <w:rPr>
          <w:ins w:id="342" w:author="JUAN ESTEBAN PEREIRA NEIRA" w:date="2022-12-06T01:50:00Z"/>
        </w:rPr>
      </w:pPr>
      <w:ins w:id="343" w:author="JUAN ESTEBAN PEREIRA NEIRA" w:date="2022-12-06T01:50:00Z">
        <w:r>
          <w:lastRenderedPageBreak/>
          <w:t>codig=Variable IntVar que contiene el código  ingresado del usuario</w:t>
        </w:r>
      </w:ins>
    </w:p>
    <w:p w:rsidR="000B4D94" w:rsidRDefault="00F304F0">
      <w:pPr>
        <w:spacing w:before="220" w:line="420" w:lineRule="auto"/>
        <w:rPr>
          <w:ins w:id="344" w:author="JUAN ESTEBAN PEREIRA NEIRA" w:date="2022-12-06T01:50:00Z"/>
        </w:rPr>
      </w:pPr>
      <w:ins w:id="345" w:author="JUAN ESTEBAN PEREIRA NEIRA" w:date="2022-12-06T01:50:00Z">
        <w:r>
          <w:t>numCelula=Variable IntVa</w:t>
        </w:r>
        <w:r>
          <w:t>r que contiene el número celuar ingresado del usuario</w:t>
        </w:r>
      </w:ins>
    </w:p>
    <w:p w:rsidR="000B4D94" w:rsidRDefault="00F304F0">
      <w:pPr>
        <w:spacing w:before="220" w:line="420" w:lineRule="auto"/>
        <w:rPr>
          <w:ins w:id="346" w:author="JUAN ESTEBAN PEREIRA NEIRA" w:date="2022-12-06T01:50:00Z"/>
        </w:rPr>
      </w:pPr>
      <w:ins w:id="347" w:author="JUAN ESTEBAN PEREIRA NEIRA" w:date="2022-12-06T01:50:00Z">
        <w:r>
          <w:t>curs=Variable StringVar que contiene el curso ingresado del usuario</w:t>
        </w:r>
      </w:ins>
    </w:p>
    <w:p w:rsidR="000B4D94" w:rsidRDefault="00F304F0">
      <w:pPr>
        <w:spacing w:before="220" w:line="420" w:lineRule="auto"/>
        <w:rPr>
          <w:ins w:id="348" w:author="JUAN ESTEBAN PEREIRA NEIRA" w:date="2022-12-06T01:50:00Z"/>
        </w:rPr>
      </w:pPr>
      <w:ins w:id="349" w:author="JUAN ESTEBAN PEREIRA NEIRA" w:date="2022-12-06T01:50:00Z">
        <w:r>
          <w:t>jornad=Variable StringVar que contiene la jornada académica  ingresada del usuario</w:t>
        </w:r>
      </w:ins>
    </w:p>
    <w:p w:rsidR="000B4D94" w:rsidRDefault="00F304F0">
      <w:pPr>
        <w:spacing w:before="220" w:line="420" w:lineRule="auto"/>
        <w:rPr>
          <w:ins w:id="350" w:author="JUAN ESTEBAN PEREIRA NEIRA" w:date="2022-12-06T01:50:00Z"/>
        </w:rPr>
      </w:pPr>
      <w:ins w:id="351" w:author="JUAN ESTEBAN PEREIRA NEIRA" w:date="2022-12-06T01:50:00Z">
        <w:r>
          <w:t>recurs=Variable StringVar que contiene el recurso d</w:t>
        </w:r>
        <w:r>
          <w:t>el préstamo</w:t>
        </w:r>
      </w:ins>
    </w:p>
    <w:p w:rsidR="000B4D94" w:rsidRDefault="00F304F0">
      <w:pPr>
        <w:spacing w:before="220" w:line="420" w:lineRule="auto"/>
        <w:rPr>
          <w:ins w:id="352" w:author="JUAN ESTEBAN PEREIRA NEIRA" w:date="2022-12-06T01:50:00Z"/>
        </w:rPr>
      </w:pPr>
      <w:ins w:id="353" w:author="JUAN ESTEBAN PEREIRA NEIRA" w:date="2022-12-06T01:50:00Z">
        <w:r>
          <w:t>cantida=Varibale IntVar que contiene la cantidad prestada de un recurso</w:t>
        </w:r>
      </w:ins>
    </w:p>
    <w:p w:rsidR="000B4D94" w:rsidRDefault="00F304F0">
      <w:pPr>
        <w:spacing w:before="220" w:line="420" w:lineRule="auto"/>
        <w:rPr>
          <w:ins w:id="354" w:author="JUAN ESTEBAN PEREIRA NEIRA" w:date="2022-12-06T01:50:00Z"/>
        </w:rPr>
      </w:pPr>
      <w:ins w:id="355" w:author="JUAN ESTEBAN PEREIRA NEIRA" w:date="2022-12-06T01:50:00Z">
        <w:r>
          <w:t xml:space="preserve">Firma: </w:t>
        </w:r>
      </w:ins>
    </w:p>
    <w:p w:rsidR="000B4D94" w:rsidRDefault="00F304F0">
      <w:pPr>
        <w:spacing w:before="220" w:line="420" w:lineRule="auto"/>
        <w:rPr>
          <w:ins w:id="356" w:author="JUAN ESTEBAN PEREIRA NEIRA" w:date="2022-12-06T01:50:00Z"/>
        </w:rPr>
      </w:pPr>
      <w:ins w:id="357" w:author="JUAN ESTEBAN PEREIRA NEIRA" w:date="2022-12-06T01:50:00Z">
        <w:r>
          <w:t xml:space="preserve">Entrada=nombr, apellid, hor, fech, codig, numCelula, curs, jornad, recurs, cantida </w:t>
        </w:r>
      </w:ins>
    </w:p>
    <w:p w:rsidR="000B4D94" w:rsidRDefault="00F304F0">
      <w:pPr>
        <w:spacing w:before="220" w:line="420" w:lineRule="auto"/>
        <w:rPr>
          <w:ins w:id="358" w:author="JUAN ESTEBAN PEREIRA NEIRA" w:date="2022-12-06T01:50:00Z"/>
        </w:rPr>
      </w:pPr>
      <w:ins w:id="359" w:author="JUAN ESTEBAN PEREIRA NEIRA" w:date="2022-12-06T01:50:00Z">
        <w:r>
          <w:t xml:space="preserve">Salida= Nuevos datos editados. </w:t>
        </w:r>
      </w:ins>
    </w:p>
    <w:p w:rsidR="000B4D94" w:rsidRDefault="00F304F0">
      <w:pPr>
        <w:spacing w:before="220" w:line="420" w:lineRule="auto"/>
        <w:rPr>
          <w:ins w:id="360" w:author="JUAN ESTEBAN PEREIRA NEIRA" w:date="2022-12-06T01:50:00Z"/>
        </w:rPr>
      </w:pPr>
      <w:ins w:id="361" w:author="JUAN ESTEBAN PEREIRA NEIRA" w:date="2022-12-06T01:50:00Z">
        <w:r>
          <w:t xml:space="preserve">Propósito: Que la funcion me permita editar datos que queramos en la tabla  </w:t>
        </w:r>
      </w:ins>
    </w:p>
    <w:p w:rsidR="000B4D94" w:rsidRDefault="00F304F0">
      <w:pPr>
        <w:spacing w:before="220" w:line="420" w:lineRule="auto"/>
        <w:rPr>
          <w:ins w:id="362" w:author="JUAN ESTEBAN PEREIRA NEIRA" w:date="2022-12-06T01:50:00Z"/>
        </w:rPr>
      </w:pPr>
      <w:ins w:id="363" w:author="JUAN ESTEBAN PEREIRA NEIRA" w:date="2022-12-06T01:50:00Z">
        <w:r>
          <w:t xml:space="preserve">Ejemplos: </w:t>
        </w:r>
      </w:ins>
    </w:p>
    <w:p w:rsidR="000B4D94" w:rsidRDefault="00F304F0">
      <w:pPr>
        <w:spacing w:before="220" w:line="420" w:lineRule="auto"/>
        <w:rPr>
          <w:ins w:id="364" w:author="JUAN ESTEBAN PEREIRA NEIRA" w:date="2022-12-06T01:50:00Z"/>
        </w:rPr>
      </w:pPr>
      <w:ins w:id="365" w:author="JUAN ESTEBAN PEREIRA NEIRA" w:date="2022-12-06T01:50:00Z">
        <w:r>
          <w:t xml:space="preserve">Editamos: </w:t>
        </w:r>
      </w:ins>
    </w:p>
    <w:p w:rsidR="000B4D94" w:rsidRDefault="00F304F0">
      <w:pPr>
        <w:spacing w:before="220" w:line="420" w:lineRule="auto"/>
        <w:rPr>
          <w:ins w:id="366" w:author="JUAN ESTEBAN PEREIRA NEIRA" w:date="2022-12-06T01:50:00Z"/>
        </w:rPr>
      </w:pPr>
      <w:ins w:id="367" w:author="JUAN ESTEBAN PEREIRA NEIRA" w:date="2022-12-06T01:50:00Z">
        <w:r>
          <w:rPr>
            <w:noProof/>
            <w:lang w:val="en-US"/>
          </w:rPr>
          <w:lastRenderedPageBreak/>
          <w:drawing>
            <wp:inline distT="114300" distB="114300" distL="114300" distR="114300">
              <wp:extent cx="2705100" cy="58674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705100" cy="5867400"/>
                      </a:xfrm>
                      <a:prstGeom prst="rect">
                        <a:avLst/>
                      </a:prstGeom>
                      <a:ln/>
                    </pic:spPr>
                  </pic:pic>
                </a:graphicData>
              </a:graphic>
            </wp:inline>
          </w:drawing>
        </w:r>
      </w:ins>
    </w:p>
    <w:p w:rsidR="000B4D94" w:rsidRDefault="00F304F0">
      <w:pPr>
        <w:spacing w:before="220" w:line="420" w:lineRule="auto"/>
        <w:rPr>
          <w:ins w:id="368" w:author="JUAN ESTEBAN PEREIRA NEIRA" w:date="2022-12-06T01:50:00Z"/>
        </w:rPr>
      </w:pPr>
      <w:ins w:id="369" w:author="JUAN ESTEBAN PEREIRA NEIRA" w:date="2022-12-06T01:50:00Z">
        <w:r>
          <w:t xml:space="preserve">Resultado: </w:t>
        </w:r>
      </w:ins>
    </w:p>
    <w:p w:rsidR="000B4D94" w:rsidRDefault="00F304F0">
      <w:pPr>
        <w:spacing w:before="220" w:line="420" w:lineRule="auto"/>
        <w:rPr>
          <w:ins w:id="370" w:author="JUAN ESTEBAN PEREIRA NEIRA" w:date="2022-12-06T01:50:00Z"/>
        </w:rPr>
      </w:pPr>
      <w:ins w:id="371" w:author="JUAN ESTEBAN PEREIRA NEIRA" w:date="2022-12-06T01:50:00Z">
        <w:r>
          <w:rPr>
            <w:noProof/>
            <w:lang w:val="en-US"/>
          </w:rPr>
          <w:drawing>
            <wp:inline distT="114300" distB="114300" distL="114300" distR="114300">
              <wp:extent cx="5731200" cy="73660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736600"/>
                      </a:xfrm>
                      <a:prstGeom prst="rect">
                        <a:avLst/>
                      </a:prstGeom>
                      <a:ln/>
                    </pic:spPr>
                  </pic:pic>
                </a:graphicData>
              </a:graphic>
            </wp:inline>
          </w:drawing>
        </w:r>
      </w:ins>
    </w:p>
    <w:p w:rsidR="000B4D94" w:rsidRDefault="00F304F0">
      <w:pPr>
        <w:spacing w:before="220" w:line="420" w:lineRule="auto"/>
        <w:rPr>
          <w:ins w:id="372" w:author="JUAN ESTEBAN PEREIRA NEIRA" w:date="2022-12-06T01:50:00Z"/>
        </w:rPr>
      </w:pPr>
      <w:ins w:id="373" w:author="JUAN ESTEBAN PEREIRA NEIRA" w:date="2022-12-06T01:50:00Z">
        <w:r>
          <w:t xml:space="preserve">Editamos: </w:t>
        </w:r>
      </w:ins>
    </w:p>
    <w:p w:rsidR="000B4D94" w:rsidRDefault="00F304F0">
      <w:pPr>
        <w:spacing w:before="220" w:line="420" w:lineRule="auto"/>
        <w:rPr>
          <w:ins w:id="374" w:author="JUAN ESTEBAN PEREIRA NEIRA" w:date="2022-12-06T01:50:00Z"/>
        </w:rPr>
      </w:pPr>
      <w:ins w:id="375" w:author="JUAN ESTEBAN PEREIRA NEIRA" w:date="2022-12-06T01:50:00Z">
        <w:r>
          <w:rPr>
            <w:noProof/>
            <w:lang w:val="en-US"/>
          </w:rPr>
          <w:lastRenderedPageBreak/>
          <w:drawing>
            <wp:inline distT="114300" distB="114300" distL="114300" distR="114300">
              <wp:extent cx="2752725" cy="60198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752725" cy="6019800"/>
                      </a:xfrm>
                      <a:prstGeom prst="rect">
                        <a:avLst/>
                      </a:prstGeom>
                      <a:ln/>
                    </pic:spPr>
                  </pic:pic>
                </a:graphicData>
              </a:graphic>
            </wp:inline>
          </w:drawing>
        </w:r>
      </w:ins>
    </w:p>
    <w:p w:rsidR="000B4D94" w:rsidRDefault="00F304F0">
      <w:pPr>
        <w:spacing w:before="220" w:line="420" w:lineRule="auto"/>
        <w:rPr>
          <w:ins w:id="376" w:author="JUAN ESTEBAN PEREIRA NEIRA" w:date="2022-12-06T01:50:00Z"/>
        </w:rPr>
      </w:pPr>
      <w:ins w:id="377" w:author="JUAN ESTEBAN PEREIRA NEIRA" w:date="2022-12-06T01:50:00Z">
        <w:r>
          <w:t xml:space="preserve">Resultado: </w:t>
        </w:r>
      </w:ins>
    </w:p>
    <w:p w:rsidR="000B4D94" w:rsidRDefault="00F304F0">
      <w:pPr>
        <w:spacing w:before="220" w:line="420" w:lineRule="auto"/>
        <w:rPr>
          <w:ins w:id="378" w:author="JUAN ESTEBAN PEREIRA NEIRA" w:date="2022-12-06T01:50:00Z"/>
        </w:rPr>
      </w:pPr>
      <w:ins w:id="379" w:author="JUAN ESTEBAN PEREIRA NEIRA" w:date="2022-12-06T01:50:00Z">
        <w:r>
          <w:rPr>
            <w:noProof/>
            <w:lang w:val="en-US"/>
          </w:rPr>
          <w:drawing>
            <wp:inline distT="114300" distB="114300" distL="114300" distR="114300">
              <wp:extent cx="5731200" cy="91440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914400"/>
                      </a:xfrm>
                      <a:prstGeom prst="rect">
                        <a:avLst/>
                      </a:prstGeom>
                      <a:ln/>
                    </pic:spPr>
                  </pic:pic>
                </a:graphicData>
              </a:graphic>
            </wp:inline>
          </w:drawing>
        </w:r>
      </w:ins>
    </w:p>
    <w:p w:rsidR="000B4D94" w:rsidRDefault="00F304F0">
      <w:pPr>
        <w:spacing w:before="220" w:line="420" w:lineRule="auto"/>
        <w:rPr>
          <w:ins w:id="380" w:author="JUAN ESTEBAN PEREIRA NEIRA" w:date="2022-12-06T01:50:00Z"/>
        </w:rPr>
      </w:pPr>
      <w:ins w:id="381" w:author="JUAN ESTEBAN PEREIRA NEIRA" w:date="2022-12-06T01:50:00Z">
        <w:r>
          <w:t xml:space="preserve">Editamos: </w:t>
        </w:r>
      </w:ins>
    </w:p>
    <w:p w:rsidR="000B4D94" w:rsidRDefault="00F304F0">
      <w:pPr>
        <w:spacing w:before="220" w:line="420" w:lineRule="auto"/>
        <w:rPr>
          <w:ins w:id="382" w:author="JUAN ESTEBAN PEREIRA NEIRA" w:date="2022-12-06T01:50:00Z"/>
        </w:rPr>
      </w:pPr>
      <w:ins w:id="383" w:author="JUAN ESTEBAN PEREIRA NEIRA" w:date="2022-12-06T01:50:00Z">
        <w:r>
          <w:rPr>
            <w:noProof/>
            <w:lang w:val="en-US"/>
          </w:rPr>
          <w:lastRenderedPageBreak/>
          <w:drawing>
            <wp:inline distT="114300" distB="114300" distL="114300" distR="114300">
              <wp:extent cx="2714625" cy="60198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2714625" cy="6019800"/>
                      </a:xfrm>
                      <a:prstGeom prst="rect">
                        <a:avLst/>
                      </a:prstGeom>
                      <a:ln/>
                    </pic:spPr>
                  </pic:pic>
                </a:graphicData>
              </a:graphic>
            </wp:inline>
          </w:drawing>
        </w:r>
      </w:ins>
    </w:p>
    <w:p w:rsidR="000B4D94" w:rsidRDefault="00F304F0">
      <w:pPr>
        <w:spacing w:before="220" w:line="420" w:lineRule="auto"/>
        <w:rPr>
          <w:ins w:id="384" w:author="JUAN ESTEBAN PEREIRA NEIRA" w:date="2022-12-06T01:50:00Z"/>
        </w:rPr>
      </w:pPr>
      <w:ins w:id="385" w:author="JUAN ESTEBAN PEREIRA NEIRA" w:date="2022-12-06T01:50:00Z">
        <w:r>
          <w:t xml:space="preserve">Resultado: </w:t>
        </w:r>
      </w:ins>
    </w:p>
    <w:p w:rsidR="000B4D94" w:rsidRDefault="00F304F0">
      <w:pPr>
        <w:spacing w:before="220" w:line="420" w:lineRule="auto"/>
        <w:rPr>
          <w:ins w:id="386" w:author="JUAN ESTEBAN PEREIRA NEIRA" w:date="2022-12-06T01:50:00Z"/>
        </w:rPr>
      </w:pPr>
      <w:ins w:id="387" w:author="JUAN ESTEBAN PEREIRA NEIRA" w:date="2022-12-06T01:50:00Z">
        <w:r>
          <w:rPr>
            <w:noProof/>
            <w:lang w:val="en-US"/>
          </w:rPr>
          <w:drawing>
            <wp:inline distT="114300" distB="114300" distL="114300" distR="114300">
              <wp:extent cx="5731200" cy="1041400"/>
              <wp:effectExtent l="0" t="0" r="0" b="0"/>
              <wp:docPr id="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31200" cy="1041400"/>
                      </a:xfrm>
                      <a:prstGeom prst="rect">
                        <a:avLst/>
                      </a:prstGeom>
                      <a:ln/>
                    </pic:spPr>
                  </pic:pic>
                </a:graphicData>
              </a:graphic>
            </wp:inline>
          </w:drawing>
        </w:r>
      </w:ins>
    </w:p>
    <w:p w:rsidR="000B4D94" w:rsidRDefault="00F304F0">
      <w:pPr>
        <w:spacing w:before="220" w:line="420" w:lineRule="auto"/>
        <w:rPr>
          <w:ins w:id="388" w:author="JUAN ESTEBAN PEREIRA NEIRA" w:date="2022-12-06T01:50:00Z"/>
        </w:rPr>
      </w:pPr>
      <w:ins w:id="389" w:author="JUAN ESTEBAN PEREIRA NEIRA" w:date="2022-12-06T01:50:00Z">
        <w:r>
          <w:t xml:space="preserve">Editamos: </w:t>
        </w:r>
      </w:ins>
    </w:p>
    <w:p w:rsidR="000B4D94" w:rsidRDefault="00F304F0">
      <w:pPr>
        <w:spacing w:before="220" w:line="420" w:lineRule="auto"/>
        <w:rPr>
          <w:ins w:id="390" w:author="JUAN ESTEBAN PEREIRA NEIRA" w:date="2022-12-06T01:50:00Z"/>
        </w:rPr>
      </w:pPr>
      <w:ins w:id="391" w:author="JUAN ESTEBAN PEREIRA NEIRA" w:date="2022-12-06T01:50:00Z">
        <w:r>
          <w:rPr>
            <w:noProof/>
            <w:lang w:val="en-US"/>
          </w:rPr>
          <w:lastRenderedPageBreak/>
          <w:drawing>
            <wp:inline distT="114300" distB="114300" distL="114300" distR="114300">
              <wp:extent cx="3267075" cy="6143625"/>
              <wp:effectExtent l="0" t="0" r="0" b="0"/>
              <wp:docPr id="6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267075" cy="6143625"/>
                      </a:xfrm>
                      <a:prstGeom prst="rect">
                        <a:avLst/>
                      </a:prstGeom>
                      <a:ln/>
                    </pic:spPr>
                  </pic:pic>
                </a:graphicData>
              </a:graphic>
            </wp:inline>
          </w:drawing>
        </w:r>
      </w:ins>
    </w:p>
    <w:p w:rsidR="000B4D94" w:rsidRDefault="00F304F0">
      <w:pPr>
        <w:spacing w:before="220" w:line="420" w:lineRule="auto"/>
        <w:rPr>
          <w:ins w:id="392" w:author="JUAN ESTEBAN PEREIRA NEIRA" w:date="2022-12-06T01:50:00Z"/>
        </w:rPr>
      </w:pPr>
      <w:ins w:id="393" w:author="JUAN ESTEBAN PEREIRA NEIRA" w:date="2022-12-06T01:50:00Z">
        <w:r>
          <w:t>Resultado:</w:t>
        </w:r>
      </w:ins>
    </w:p>
    <w:p w:rsidR="000B4D94" w:rsidRDefault="00F304F0">
      <w:pPr>
        <w:spacing w:before="220" w:line="420" w:lineRule="auto"/>
        <w:rPr>
          <w:ins w:id="394" w:author="JUAN ESTEBAN PEREIRA NEIRA" w:date="2022-12-06T01:50:00Z"/>
        </w:rPr>
      </w:pPr>
      <w:ins w:id="395" w:author="JUAN ESTEBAN PEREIRA NEIRA" w:date="2022-12-06T01:50:00Z">
        <w:r>
          <w:rPr>
            <w:noProof/>
            <w:lang w:val="en-US"/>
          </w:rPr>
          <w:drawing>
            <wp:inline distT="114300" distB="114300" distL="114300" distR="114300">
              <wp:extent cx="5731200" cy="1066800"/>
              <wp:effectExtent l="0" t="0" r="0" b="0"/>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1066800"/>
                      </a:xfrm>
                      <a:prstGeom prst="rect">
                        <a:avLst/>
                      </a:prstGeom>
                      <a:ln/>
                    </pic:spPr>
                  </pic:pic>
                </a:graphicData>
              </a:graphic>
            </wp:inline>
          </w:drawing>
        </w:r>
      </w:ins>
    </w:p>
    <w:p w:rsidR="000B4D94" w:rsidRDefault="000B4D94">
      <w:pPr>
        <w:spacing w:before="220" w:line="420" w:lineRule="auto"/>
        <w:rPr>
          <w:ins w:id="396" w:author="JUAN ESTEBAN PEREIRA NEIRA" w:date="2022-12-06T01:50:00Z"/>
        </w:rPr>
      </w:pPr>
    </w:p>
    <w:p w:rsidR="000B4D94" w:rsidRDefault="000B4D94">
      <w:pPr>
        <w:spacing w:before="220" w:line="420" w:lineRule="auto"/>
        <w:rPr>
          <w:ins w:id="397" w:author="JUAN ESTEBAN PEREIRA NEIRA" w:date="2022-12-06T01:50:00Z"/>
        </w:rPr>
      </w:pPr>
    </w:p>
    <w:p w:rsidR="000B4D94" w:rsidRDefault="00F304F0">
      <w:pPr>
        <w:spacing w:before="220" w:line="420" w:lineRule="auto"/>
        <w:rPr>
          <w:ins w:id="398" w:author="JUAN ESTEBAN PEREIRA NEIRA" w:date="2022-12-06T01:50:00Z"/>
        </w:rPr>
      </w:pPr>
      <w:ins w:id="399" w:author="JUAN ESTEBAN PEREIRA NEIRA" w:date="2022-12-06T01:50:00Z">
        <w:r>
          <w:lastRenderedPageBreak/>
          <w:t xml:space="preserve">Función editregistroelemento </w:t>
        </w:r>
      </w:ins>
    </w:p>
    <w:p w:rsidR="000B4D94" w:rsidRDefault="00F304F0">
      <w:pPr>
        <w:spacing w:before="220" w:line="420" w:lineRule="auto"/>
        <w:rPr>
          <w:ins w:id="400" w:author="JUAN ESTEBAN PEREIRA NEIRA" w:date="2022-12-06T01:50:00Z"/>
        </w:rPr>
      </w:pPr>
      <w:ins w:id="401" w:author="JUAN ESTEBAN PEREIRA NEIRA" w:date="2022-12-06T01:50:00Z">
        <w:r>
          <w:t xml:space="preserve">Definición de datos: </w:t>
        </w:r>
      </w:ins>
    </w:p>
    <w:p w:rsidR="000B4D94" w:rsidRDefault="00F304F0">
      <w:pPr>
        <w:spacing w:before="220" w:line="420" w:lineRule="auto"/>
        <w:rPr>
          <w:ins w:id="402" w:author="JUAN ESTEBAN PEREIRA NEIRA" w:date="2022-12-06T01:50:00Z"/>
        </w:rPr>
      </w:pPr>
      <w:ins w:id="403" w:author="JUAN ESTEBAN PEREIRA NEIRA" w:date="2022-12-06T01:50:00Z">
        <w:r>
          <w:t>selecte</w:t>
        </w:r>
        <w:r>
          <w:t xml:space="preserve">d2=Variable que nos permite seleccionar alguna casilla en la tabla arbol2 </w:t>
        </w:r>
      </w:ins>
    </w:p>
    <w:p w:rsidR="000B4D94" w:rsidRDefault="00F304F0">
      <w:pPr>
        <w:spacing w:before="220" w:line="420" w:lineRule="auto"/>
        <w:rPr>
          <w:ins w:id="404" w:author="JUAN ESTEBAN PEREIRA NEIRA" w:date="2022-12-06T01:50:00Z"/>
        </w:rPr>
      </w:pPr>
      <w:ins w:id="405" w:author="JUAN ESTEBAN PEREIRA NEIRA" w:date="2022-12-06T01:50:00Z">
        <w:r>
          <w:t>ElementoA2=Variable StringVar que contiene el elemento</w:t>
        </w:r>
      </w:ins>
    </w:p>
    <w:p w:rsidR="000B4D94" w:rsidRDefault="00F304F0">
      <w:pPr>
        <w:spacing w:before="220" w:line="420" w:lineRule="auto"/>
        <w:rPr>
          <w:ins w:id="406" w:author="JUAN ESTEBAN PEREIRA NEIRA" w:date="2022-12-06T01:50:00Z"/>
        </w:rPr>
      </w:pPr>
      <w:ins w:id="407" w:author="JUAN ESTEBAN PEREIRA NEIRA" w:date="2022-12-06T01:50:00Z">
        <w:r>
          <w:t>cantidad2=Varible IntVar que contiene la cantidad de un elemento</w:t>
        </w:r>
      </w:ins>
    </w:p>
    <w:p w:rsidR="000B4D94" w:rsidRDefault="00F304F0">
      <w:pPr>
        <w:spacing w:before="220" w:line="420" w:lineRule="auto"/>
        <w:rPr>
          <w:ins w:id="408" w:author="JUAN ESTEBAN PEREIRA NEIRA" w:date="2022-12-06T01:50:00Z"/>
        </w:rPr>
      </w:pPr>
      <w:ins w:id="409" w:author="JUAN ESTEBAN PEREIRA NEIRA" w:date="2022-12-06T01:50:00Z">
        <w:r>
          <w:t xml:space="preserve">codig2=Variable IntVar que contiene el código de un elemento </w:t>
        </w:r>
      </w:ins>
    </w:p>
    <w:p w:rsidR="000B4D94" w:rsidRDefault="00F304F0">
      <w:pPr>
        <w:spacing w:before="220" w:line="420" w:lineRule="auto"/>
        <w:rPr>
          <w:ins w:id="410" w:author="JUAN ESTEBAN PEREIRA NEIRA" w:date="2022-12-06T01:50:00Z"/>
        </w:rPr>
      </w:pPr>
      <w:ins w:id="411" w:author="JUAN ESTEBAN PEREIRA NEIRA" w:date="2022-12-06T01:50:00Z">
        <w:r>
          <w:t xml:space="preserve">tip=Variable StringVar que contiene el tipo de un elemento </w:t>
        </w:r>
      </w:ins>
    </w:p>
    <w:p w:rsidR="000B4D94" w:rsidRDefault="00F304F0">
      <w:pPr>
        <w:spacing w:before="220" w:line="420" w:lineRule="auto"/>
        <w:rPr>
          <w:ins w:id="412" w:author="JUAN ESTEBAN PEREIRA NEIRA" w:date="2022-12-06T01:50:00Z"/>
        </w:rPr>
      </w:pPr>
      <w:ins w:id="413" w:author="JUAN ESTEBAN PEREIRA NEIRA" w:date="2022-12-06T01:50:00Z">
        <w:r>
          <w:t xml:space="preserve">Firma: </w:t>
        </w:r>
      </w:ins>
    </w:p>
    <w:p w:rsidR="000B4D94" w:rsidRDefault="00F304F0">
      <w:pPr>
        <w:spacing w:before="220" w:line="420" w:lineRule="auto"/>
        <w:rPr>
          <w:ins w:id="414" w:author="JUAN ESTEBAN PEREIRA NEIRA" w:date="2022-12-06T01:50:00Z"/>
        </w:rPr>
      </w:pPr>
      <w:ins w:id="415" w:author="JUAN ESTEBAN PEREIRA NEIRA" w:date="2022-12-06T01:50:00Z">
        <w:r>
          <w:t>Entradas: ElementoA2, cantidad2, codig2, tip</w:t>
        </w:r>
      </w:ins>
    </w:p>
    <w:p w:rsidR="000B4D94" w:rsidRDefault="00F304F0">
      <w:pPr>
        <w:spacing w:before="220" w:line="420" w:lineRule="auto"/>
        <w:rPr>
          <w:ins w:id="416" w:author="JUAN ESTEBAN PEREIRA NEIRA" w:date="2022-12-06T01:50:00Z"/>
        </w:rPr>
      </w:pPr>
      <w:ins w:id="417" w:author="JUAN ESTEBAN PEREIRA NEIRA" w:date="2022-12-06T01:50:00Z">
        <w:r>
          <w:t xml:space="preserve">Salida: Nuevos datos editados en la tabla </w:t>
        </w:r>
      </w:ins>
    </w:p>
    <w:p w:rsidR="000B4D94" w:rsidRDefault="00F304F0">
      <w:pPr>
        <w:spacing w:before="220" w:line="420" w:lineRule="auto"/>
        <w:rPr>
          <w:ins w:id="418" w:author="JUAN ESTEBAN PEREIRA NEIRA" w:date="2022-12-06T01:50:00Z"/>
        </w:rPr>
      </w:pPr>
      <w:ins w:id="419" w:author="JUAN ESTEBAN PEREIRA NEIRA" w:date="2022-12-06T01:50:00Z">
        <w:r>
          <w:t>Propósito: Que la función me permite editar datos que ya habíamos agregado en la tabla de elementos</w:t>
        </w:r>
        <w:r>
          <w:t xml:space="preserve"> que tiene bienestar en su inventario </w:t>
        </w:r>
      </w:ins>
    </w:p>
    <w:p w:rsidR="000B4D94" w:rsidRDefault="00F304F0">
      <w:pPr>
        <w:spacing w:before="220" w:line="420" w:lineRule="auto"/>
        <w:rPr>
          <w:ins w:id="420" w:author="JUAN ESTEBAN PEREIRA NEIRA" w:date="2022-12-06T01:50:00Z"/>
        </w:rPr>
      </w:pPr>
      <w:ins w:id="421" w:author="JUAN ESTEBAN PEREIRA NEIRA" w:date="2022-12-06T01:50:00Z">
        <w:r>
          <w:t xml:space="preserve">Ejemplos: </w:t>
        </w:r>
      </w:ins>
    </w:p>
    <w:p w:rsidR="000B4D94" w:rsidRDefault="00F304F0">
      <w:pPr>
        <w:spacing w:before="220" w:line="420" w:lineRule="auto"/>
        <w:rPr>
          <w:ins w:id="422" w:author="JUAN ESTEBAN PEREIRA NEIRA" w:date="2022-12-06T01:50:00Z"/>
        </w:rPr>
      </w:pPr>
      <w:ins w:id="423" w:author="JUAN ESTEBAN PEREIRA NEIRA" w:date="2022-12-06T01:50:00Z">
        <w:r>
          <w:t xml:space="preserve">Editamos: </w:t>
        </w:r>
      </w:ins>
    </w:p>
    <w:p w:rsidR="000B4D94" w:rsidRDefault="00F304F0">
      <w:pPr>
        <w:spacing w:before="220" w:line="420" w:lineRule="auto"/>
        <w:rPr>
          <w:ins w:id="424" w:author="JUAN ESTEBAN PEREIRA NEIRA" w:date="2022-12-06T01:50:00Z"/>
        </w:rPr>
      </w:pPr>
      <w:ins w:id="425" w:author="JUAN ESTEBAN PEREIRA NEIRA" w:date="2022-12-06T01:50:00Z">
        <w:r>
          <w:rPr>
            <w:noProof/>
            <w:lang w:val="en-US"/>
          </w:rPr>
          <w:drawing>
            <wp:inline distT="114300" distB="114300" distL="114300" distR="114300">
              <wp:extent cx="2686050" cy="2533650"/>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6"/>
                      <a:srcRect/>
                      <a:stretch>
                        <a:fillRect/>
                      </a:stretch>
                    </pic:blipFill>
                    <pic:spPr>
                      <a:xfrm>
                        <a:off x="0" y="0"/>
                        <a:ext cx="2686050" cy="2533650"/>
                      </a:xfrm>
                      <a:prstGeom prst="rect">
                        <a:avLst/>
                      </a:prstGeom>
                      <a:ln/>
                    </pic:spPr>
                  </pic:pic>
                </a:graphicData>
              </a:graphic>
            </wp:inline>
          </w:drawing>
        </w:r>
      </w:ins>
    </w:p>
    <w:p w:rsidR="000B4D94" w:rsidRDefault="00F304F0">
      <w:pPr>
        <w:spacing w:before="220" w:line="420" w:lineRule="auto"/>
        <w:rPr>
          <w:ins w:id="426" w:author="JUAN ESTEBAN PEREIRA NEIRA" w:date="2022-12-06T01:50:00Z"/>
        </w:rPr>
      </w:pPr>
      <w:ins w:id="427" w:author="JUAN ESTEBAN PEREIRA NEIRA" w:date="2022-12-06T01:50:00Z">
        <w:r>
          <w:t xml:space="preserve">Resultado: </w:t>
        </w:r>
      </w:ins>
    </w:p>
    <w:p w:rsidR="000B4D94" w:rsidRDefault="00F304F0">
      <w:pPr>
        <w:spacing w:before="220" w:line="420" w:lineRule="auto"/>
        <w:rPr>
          <w:ins w:id="428" w:author="JUAN ESTEBAN PEREIRA NEIRA" w:date="2022-12-06T01:50:00Z"/>
        </w:rPr>
      </w:pPr>
      <w:ins w:id="429" w:author="JUAN ESTEBAN PEREIRA NEIRA" w:date="2022-12-06T01:50:00Z">
        <w:r>
          <w:rPr>
            <w:noProof/>
            <w:lang w:val="en-US"/>
          </w:rPr>
          <w:lastRenderedPageBreak/>
          <w:drawing>
            <wp:inline distT="114300" distB="114300" distL="114300" distR="114300">
              <wp:extent cx="5731200" cy="1358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31200" cy="1358900"/>
                      </a:xfrm>
                      <a:prstGeom prst="rect">
                        <a:avLst/>
                      </a:prstGeom>
                      <a:ln/>
                    </pic:spPr>
                  </pic:pic>
                </a:graphicData>
              </a:graphic>
            </wp:inline>
          </w:drawing>
        </w:r>
      </w:ins>
    </w:p>
    <w:p w:rsidR="000B4D94" w:rsidRDefault="00F304F0">
      <w:pPr>
        <w:spacing w:before="220" w:line="420" w:lineRule="auto"/>
        <w:rPr>
          <w:ins w:id="430" w:author="JUAN ESTEBAN PEREIRA NEIRA" w:date="2022-12-06T01:50:00Z"/>
        </w:rPr>
      </w:pPr>
      <w:ins w:id="431" w:author="JUAN ESTEBAN PEREIRA NEIRA" w:date="2022-12-06T01:50:00Z">
        <w:r>
          <w:t xml:space="preserve">Editamos: </w:t>
        </w:r>
      </w:ins>
    </w:p>
    <w:p w:rsidR="000B4D94" w:rsidRDefault="00F304F0">
      <w:pPr>
        <w:spacing w:before="220" w:line="420" w:lineRule="auto"/>
        <w:rPr>
          <w:ins w:id="432" w:author="JUAN ESTEBAN PEREIRA NEIRA" w:date="2022-12-06T01:50:00Z"/>
        </w:rPr>
      </w:pPr>
      <w:ins w:id="433" w:author="JUAN ESTEBAN PEREIRA NEIRA" w:date="2022-12-06T01:50:00Z">
        <w:r>
          <w:rPr>
            <w:noProof/>
            <w:lang w:val="en-US"/>
          </w:rPr>
          <w:drawing>
            <wp:inline distT="114300" distB="114300" distL="114300" distR="114300">
              <wp:extent cx="2790825" cy="2466975"/>
              <wp:effectExtent l="0" t="0" r="0" b="0"/>
              <wp:docPr id="8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8"/>
                      <a:srcRect/>
                      <a:stretch>
                        <a:fillRect/>
                      </a:stretch>
                    </pic:blipFill>
                    <pic:spPr>
                      <a:xfrm>
                        <a:off x="0" y="0"/>
                        <a:ext cx="2790825" cy="2466975"/>
                      </a:xfrm>
                      <a:prstGeom prst="rect">
                        <a:avLst/>
                      </a:prstGeom>
                      <a:ln/>
                    </pic:spPr>
                  </pic:pic>
                </a:graphicData>
              </a:graphic>
            </wp:inline>
          </w:drawing>
        </w:r>
      </w:ins>
    </w:p>
    <w:p w:rsidR="000B4D94" w:rsidRDefault="00F304F0">
      <w:pPr>
        <w:spacing w:before="220" w:line="420" w:lineRule="auto"/>
        <w:rPr>
          <w:ins w:id="434" w:author="JUAN ESTEBAN PEREIRA NEIRA" w:date="2022-12-06T01:50:00Z"/>
        </w:rPr>
      </w:pPr>
      <w:ins w:id="435" w:author="JUAN ESTEBAN PEREIRA NEIRA" w:date="2022-12-06T01:50:00Z">
        <w:r>
          <w:t xml:space="preserve">Resultado: </w:t>
        </w:r>
      </w:ins>
    </w:p>
    <w:p w:rsidR="000B4D94" w:rsidRDefault="00F304F0">
      <w:pPr>
        <w:spacing w:before="220" w:line="420" w:lineRule="auto"/>
        <w:rPr>
          <w:ins w:id="436" w:author="JUAN ESTEBAN PEREIRA NEIRA" w:date="2022-12-06T01:50:00Z"/>
        </w:rPr>
      </w:pPr>
      <w:ins w:id="437" w:author="JUAN ESTEBAN PEREIRA NEIRA" w:date="2022-12-06T01:50:00Z">
        <w:r>
          <w:rPr>
            <w:noProof/>
            <w:lang w:val="en-US"/>
          </w:rPr>
          <w:drawing>
            <wp:inline distT="114300" distB="114300" distL="114300" distR="114300">
              <wp:extent cx="5731200" cy="1511300"/>
              <wp:effectExtent l="0" t="0" r="0" b="0"/>
              <wp:docPr id="7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9"/>
                      <a:srcRect/>
                      <a:stretch>
                        <a:fillRect/>
                      </a:stretch>
                    </pic:blipFill>
                    <pic:spPr>
                      <a:xfrm>
                        <a:off x="0" y="0"/>
                        <a:ext cx="5731200" cy="1511300"/>
                      </a:xfrm>
                      <a:prstGeom prst="rect">
                        <a:avLst/>
                      </a:prstGeom>
                      <a:ln/>
                    </pic:spPr>
                  </pic:pic>
                </a:graphicData>
              </a:graphic>
            </wp:inline>
          </w:drawing>
        </w:r>
      </w:ins>
    </w:p>
    <w:p w:rsidR="000B4D94" w:rsidRDefault="00F304F0">
      <w:pPr>
        <w:spacing w:before="220" w:line="420" w:lineRule="auto"/>
        <w:rPr>
          <w:ins w:id="438" w:author="JUAN ESTEBAN PEREIRA NEIRA" w:date="2022-12-06T01:50:00Z"/>
        </w:rPr>
      </w:pPr>
      <w:ins w:id="439" w:author="JUAN ESTEBAN PEREIRA NEIRA" w:date="2022-12-06T01:50:00Z">
        <w:r>
          <w:t xml:space="preserve">Editamos: </w:t>
        </w:r>
      </w:ins>
    </w:p>
    <w:p w:rsidR="000B4D94" w:rsidRDefault="00F304F0">
      <w:pPr>
        <w:spacing w:before="220" w:line="420" w:lineRule="auto"/>
        <w:rPr>
          <w:ins w:id="440" w:author="JUAN ESTEBAN PEREIRA NEIRA" w:date="2022-12-06T01:50:00Z"/>
        </w:rPr>
      </w:pPr>
      <w:ins w:id="441" w:author="JUAN ESTEBAN PEREIRA NEIRA" w:date="2022-12-06T01:50:00Z">
        <w:r>
          <w:rPr>
            <w:noProof/>
            <w:lang w:val="en-US"/>
          </w:rPr>
          <w:lastRenderedPageBreak/>
          <w:drawing>
            <wp:inline distT="114300" distB="114300" distL="114300" distR="114300">
              <wp:extent cx="3171825" cy="34290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3171825" cy="3429000"/>
                      </a:xfrm>
                      <a:prstGeom prst="rect">
                        <a:avLst/>
                      </a:prstGeom>
                      <a:ln/>
                    </pic:spPr>
                  </pic:pic>
                </a:graphicData>
              </a:graphic>
            </wp:inline>
          </w:drawing>
        </w:r>
      </w:ins>
    </w:p>
    <w:p w:rsidR="000B4D94" w:rsidRDefault="00F304F0">
      <w:pPr>
        <w:spacing w:before="220" w:line="420" w:lineRule="auto"/>
        <w:rPr>
          <w:ins w:id="442" w:author="JUAN ESTEBAN PEREIRA NEIRA" w:date="2022-12-06T01:50:00Z"/>
        </w:rPr>
      </w:pPr>
      <w:ins w:id="443" w:author="JUAN ESTEBAN PEREIRA NEIRA" w:date="2022-12-06T01:50:00Z">
        <w:r>
          <w:t xml:space="preserve">Resultado: </w:t>
        </w:r>
      </w:ins>
    </w:p>
    <w:p w:rsidR="000B4D94" w:rsidRDefault="00F304F0">
      <w:pPr>
        <w:spacing w:before="220" w:line="420" w:lineRule="auto"/>
        <w:rPr>
          <w:ins w:id="444" w:author="JUAN ESTEBAN PEREIRA NEIRA" w:date="2022-12-06T01:50:00Z"/>
        </w:rPr>
      </w:pPr>
      <w:ins w:id="445" w:author="JUAN ESTEBAN PEREIRA NEIRA" w:date="2022-12-06T01:50:00Z">
        <w:r>
          <w:rPr>
            <w:noProof/>
            <w:lang w:val="en-US"/>
          </w:rPr>
          <w:drawing>
            <wp:inline distT="114300" distB="114300" distL="114300" distR="114300">
              <wp:extent cx="5731200" cy="16510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31200" cy="1651000"/>
                      </a:xfrm>
                      <a:prstGeom prst="rect">
                        <a:avLst/>
                      </a:prstGeom>
                      <a:ln/>
                    </pic:spPr>
                  </pic:pic>
                </a:graphicData>
              </a:graphic>
            </wp:inline>
          </w:drawing>
        </w:r>
      </w:ins>
    </w:p>
    <w:p w:rsidR="000B4D94" w:rsidRDefault="00F304F0">
      <w:pPr>
        <w:spacing w:before="220" w:line="420" w:lineRule="auto"/>
        <w:rPr>
          <w:ins w:id="446" w:author="JUAN ESTEBAN PEREIRA NEIRA" w:date="2022-12-06T01:50:00Z"/>
        </w:rPr>
      </w:pPr>
      <w:ins w:id="447" w:author="JUAN ESTEBAN PEREIRA NEIRA" w:date="2022-12-06T01:50:00Z">
        <w:r>
          <w:t xml:space="preserve">Editamos: </w:t>
        </w:r>
      </w:ins>
    </w:p>
    <w:p w:rsidR="000B4D94" w:rsidRDefault="00F304F0">
      <w:pPr>
        <w:spacing w:before="220" w:line="420" w:lineRule="auto"/>
        <w:rPr>
          <w:ins w:id="448" w:author="JUAN ESTEBAN PEREIRA NEIRA" w:date="2022-12-06T01:50:00Z"/>
        </w:rPr>
      </w:pPr>
      <w:ins w:id="449" w:author="JUAN ESTEBAN PEREIRA NEIRA" w:date="2022-12-06T01:50:00Z">
        <w:r>
          <w:rPr>
            <w:noProof/>
            <w:lang w:val="en-US"/>
          </w:rPr>
          <w:lastRenderedPageBreak/>
          <w:drawing>
            <wp:inline distT="114300" distB="114300" distL="114300" distR="114300">
              <wp:extent cx="2800350" cy="306705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800350" cy="3067050"/>
                      </a:xfrm>
                      <a:prstGeom prst="rect">
                        <a:avLst/>
                      </a:prstGeom>
                      <a:ln/>
                    </pic:spPr>
                  </pic:pic>
                </a:graphicData>
              </a:graphic>
            </wp:inline>
          </w:drawing>
        </w:r>
      </w:ins>
    </w:p>
    <w:p w:rsidR="000B4D94" w:rsidRDefault="00F304F0">
      <w:pPr>
        <w:spacing w:before="220" w:line="420" w:lineRule="auto"/>
        <w:rPr>
          <w:ins w:id="450" w:author="JUAN ESTEBAN PEREIRA NEIRA" w:date="2022-12-06T01:50:00Z"/>
        </w:rPr>
      </w:pPr>
      <w:ins w:id="451" w:author="JUAN ESTEBAN PEREIRA NEIRA" w:date="2022-12-06T01:50:00Z">
        <w:r>
          <w:t xml:space="preserve">Resultado: </w:t>
        </w:r>
      </w:ins>
    </w:p>
    <w:p w:rsidR="000B4D94" w:rsidRDefault="00F304F0">
      <w:pPr>
        <w:spacing w:before="220" w:line="420" w:lineRule="auto"/>
        <w:rPr>
          <w:ins w:id="452" w:author="JUAN ESTEBAN PEREIRA NEIRA" w:date="2022-12-06T01:50:00Z"/>
        </w:rPr>
      </w:pPr>
      <w:ins w:id="453" w:author="JUAN ESTEBAN PEREIRA NEIRA" w:date="2022-12-06T01:50:00Z">
        <w:r>
          <w:rPr>
            <w:noProof/>
            <w:lang w:val="en-US"/>
          </w:rPr>
          <w:drawing>
            <wp:inline distT="114300" distB="114300" distL="114300" distR="114300">
              <wp:extent cx="5731200" cy="20066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1200" cy="2006600"/>
                      </a:xfrm>
                      <a:prstGeom prst="rect">
                        <a:avLst/>
                      </a:prstGeom>
                      <a:ln/>
                    </pic:spPr>
                  </pic:pic>
                </a:graphicData>
              </a:graphic>
            </wp:inline>
          </w:drawing>
        </w:r>
      </w:ins>
    </w:p>
    <w:p w:rsidR="000B4D94" w:rsidRDefault="00F304F0">
      <w:pPr>
        <w:spacing w:before="220" w:line="420" w:lineRule="auto"/>
        <w:rPr>
          <w:ins w:id="454" w:author="JUAN ESTEBAN PEREIRA NEIRA" w:date="2022-12-06T01:50:00Z"/>
        </w:rPr>
      </w:pPr>
      <w:ins w:id="455" w:author="JUAN ESTEBAN PEREIRA NEIRA" w:date="2022-12-06T01:50:00Z">
        <w:r>
          <w:t>*Función seleccionado:</w:t>
        </w:r>
      </w:ins>
    </w:p>
    <w:p w:rsidR="000B4D94" w:rsidRDefault="00F304F0">
      <w:pPr>
        <w:spacing w:before="220" w:line="420" w:lineRule="auto"/>
        <w:rPr>
          <w:ins w:id="456" w:author="JUAN ESTEBAN PEREIRA NEIRA" w:date="2022-12-06T01:50:00Z"/>
        </w:rPr>
      </w:pPr>
      <w:ins w:id="457" w:author="JUAN ESTEBAN PEREIRA NEIRA" w:date="2022-12-06T01:50:00Z">
        <w:r>
          <w:t xml:space="preserve">Definición de datos: </w:t>
        </w:r>
      </w:ins>
    </w:p>
    <w:p w:rsidR="000B4D94" w:rsidRDefault="00F304F0">
      <w:pPr>
        <w:spacing w:before="220" w:line="420" w:lineRule="auto"/>
        <w:rPr>
          <w:ins w:id="458" w:author="JUAN ESTEBAN PEREIRA NEIRA" w:date="2022-12-06T01:50:00Z"/>
        </w:rPr>
      </w:pPr>
      <w:ins w:id="459" w:author="JUAN ESTEBAN PEREIRA NEIRA" w:date="2022-12-06T01:50:00Z">
        <w:r>
          <w:t>nombr, apellid, hor, fech, curs, jornad, recurs=Varia</w:t>
        </w:r>
        <w:r>
          <w:t>bles tipo StringVar que contienen los datos obtenidos por el usuario</w:t>
        </w:r>
      </w:ins>
    </w:p>
    <w:p w:rsidR="000B4D94" w:rsidRDefault="00F304F0">
      <w:pPr>
        <w:spacing w:before="220" w:line="420" w:lineRule="auto"/>
        <w:rPr>
          <w:ins w:id="460" w:author="JUAN ESTEBAN PEREIRA NEIRA" w:date="2022-12-06T01:50:00Z"/>
        </w:rPr>
      </w:pPr>
      <w:ins w:id="461" w:author="JUAN ESTEBAN PEREIRA NEIRA" w:date="2022-12-06T01:50:00Z">
        <w:r>
          <w:t>codig, numCelua, cantida=Variables tipo IntVar que contiene los datos obtenidos del usuario</w:t>
        </w:r>
      </w:ins>
    </w:p>
    <w:p w:rsidR="000B4D94" w:rsidRDefault="00F304F0">
      <w:pPr>
        <w:spacing w:before="220" w:line="420" w:lineRule="auto"/>
        <w:rPr>
          <w:ins w:id="462" w:author="JUAN ESTEBAN PEREIRA NEIRA" w:date="2022-12-06T01:50:00Z"/>
        </w:rPr>
      </w:pPr>
      <w:ins w:id="463" w:author="JUAN ESTEBAN PEREIRA NEIRA" w:date="2022-12-06T01:50:00Z">
        <w:r>
          <w:t>selected=Variable que me permite seleccionar alguna fila de la tabla</w:t>
        </w:r>
      </w:ins>
    </w:p>
    <w:p w:rsidR="000B4D94" w:rsidRDefault="00F304F0">
      <w:pPr>
        <w:spacing w:before="220" w:line="420" w:lineRule="auto"/>
        <w:rPr>
          <w:ins w:id="464" w:author="JUAN ESTEBAN PEREIRA NEIRA" w:date="2022-12-06T01:50:00Z"/>
        </w:rPr>
      </w:pPr>
      <w:ins w:id="465" w:author="JUAN ESTEBAN PEREIRA NEIRA" w:date="2022-12-06T01:50:00Z">
        <w:r>
          <w:t xml:space="preserve">valr=Variable que me permite interactuar con todos los valores de la fila en una tabla </w:t>
        </w:r>
      </w:ins>
    </w:p>
    <w:p w:rsidR="000B4D94" w:rsidRDefault="00F304F0">
      <w:pPr>
        <w:spacing w:before="220" w:line="420" w:lineRule="auto"/>
        <w:rPr>
          <w:ins w:id="466" w:author="JUAN ESTEBAN PEREIRA NEIRA" w:date="2022-12-06T01:50:00Z"/>
        </w:rPr>
      </w:pPr>
      <w:ins w:id="467" w:author="JUAN ESTEBAN PEREIRA NEIRA" w:date="2022-12-06T01:50:00Z">
        <w:r>
          <w:lastRenderedPageBreak/>
          <w:t xml:space="preserve">Firma: </w:t>
        </w:r>
      </w:ins>
    </w:p>
    <w:p w:rsidR="000B4D94" w:rsidRDefault="00F304F0">
      <w:pPr>
        <w:spacing w:before="220" w:line="420" w:lineRule="auto"/>
        <w:rPr>
          <w:ins w:id="468" w:author="JUAN ESTEBAN PEREIRA NEIRA" w:date="2022-12-06T01:50:00Z"/>
        </w:rPr>
      </w:pPr>
      <w:ins w:id="469" w:author="JUAN ESTEBAN PEREIRA NEIRA" w:date="2022-12-06T01:50:00Z">
        <w:r>
          <w:t>Entradas=nombr, apellid, hor, fech, curs, jornad, recurs, codig, numCelua, cantida</w:t>
        </w:r>
      </w:ins>
    </w:p>
    <w:p w:rsidR="000B4D94" w:rsidRDefault="00F304F0">
      <w:pPr>
        <w:spacing w:before="220" w:line="420" w:lineRule="auto"/>
        <w:rPr>
          <w:ins w:id="470" w:author="JUAN ESTEBAN PEREIRA NEIRA" w:date="2022-12-06T01:50:00Z"/>
        </w:rPr>
      </w:pPr>
      <w:ins w:id="471" w:author="JUAN ESTEBAN PEREIRA NEIRA" w:date="2022-12-06T01:50:00Z">
        <w:r>
          <w:t xml:space="preserve">Salidas= Datos otra vez ingresados a los campos de texto </w:t>
        </w:r>
      </w:ins>
    </w:p>
    <w:p w:rsidR="000B4D94" w:rsidRDefault="00F304F0">
      <w:pPr>
        <w:spacing w:before="220" w:line="420" w:lineRule="auto"/>
        <w:rPr>
          <w:ins w:id="472" w:author="JUAN ESTEBAN PEREIRA NEIRA" w:date="2022-12-06T01:50:00Z"/>
        </w:rPr>
      </w:pPr>
      <w:ins w:id="473" w:author="JUAN ESTEBAN PEREIRA NEIRA" w:date="2022-12-06T01:50:00Z">
        <w:r>
          <w:t>Propósito: Que la f</w:t>
        </w:r>
        <w:r>
          <w:t>unción me permite seleccionar una fila de una tabla (trev), permitiendo a su vez interactuar con los datos en compañía de otras funciones, como para rellenar las entradas de texto según la fila seleccionada para después ser editada por eso es más una funci</w:t>
        </w:r>
        <w:r>
          <w:t xml:space="preserve">ón auxiliar que otra cosa </w:t>
        </w:r>
      </w:ins>
    </w:p>
    <w:p w:rsidR="000B4D94" w:rsidRDefault="00F304F0">
      <w:pPr>
        <w:spacing w:before="220" w:line="420" w:lineRule="auto"/>
        <w:rPr>
          <w:ins w:id="474" w:author="JUAN ESTEBAN PEREIRA NEIRA" w:date="2022-12-06T01:50:00Z"/>
        </w:rPr>
      </w:pPr>
      <w:ins w:id="475" w:author="JUAN ESTEBAN PEREIRA NEIRA" w:date="2022-12-06T01:50:00Z">
        <w:r>
          <w:t>Ejemplos funcionales:</w:t>
        </w:r>
      </w:ins>
    </w:p>
    <w:p w:rsidR="000B4D94" w:rsidRDefault="00F304F0">
      <w:pPr>
        <w:spacing w:before="220" w:line="420" w:lineRule="auto"/>
        <w:rPr>
          <w:ins w:id="476" w:author="JUAN ESTEBAN PEREIRA NEIRA" w:date="2022-12-06T01:50:00Z"/>
        </w:rPr>
      </w:pPr>
      <w:ins w:id="477" w:author="JUAN ESTEBAN PEREIRA NEIRA" w:date="2022-12-06T01:50:00Z">
        <w:r>
          <w:t xml:space="preserve">También fueron presentados en las imágenes anteriores </w:t>
        </w:r>
      </w:ins>
    </w:p>
    <w:p w:rsidR="000B4D94" w:rsidRDefault="00F304F0">
      <w:pPr>
        <w:spacing w:before="220" w:line="420" w:lineRule="auto"/>
        <w:rPr>
          <w:ins w:id="478" w:author="JUAN ESTEBAN PEREIRA NEIRA" w:date="2022-12-06T01:50:00Z"/>
        </w:rPr>
      </w:pPr>
      <w:ins w:id="479" w:author="JUAN ESTEBAN PEREIRA NEIRA" w:date="2022-12-06T01:50:00Z">
        <w:r>
          <w:t xml:space="preserve">*Función seleccionado2 </w:t>
        </w:r>
      </w:ins>
    </w:p>
    <w:p w:rsidR="000B4D94" w:rsidRDefault="00F304F0">
      <w:pPr>
        <w:spacing w:before="220" w:line="420" w:lineRule="auto"/>
        <w:rPr>
          <w:ins w:id="480" w:author="JUAN ESTEBAN PEREIRA NEIRA" w:date="2022-12-06T01:50:00Z"/>
        </w:rPr>
      </w:pPr>
      <w:ins w:id="481" w:author="JUAN ESTEBAN PEREIRA NEIRA" w:date="2022-12-06T01:50:00Z">
        <w:r>
          <w:t>Definición de datos:</w:t>
        </w:r>
      </w:ins>
    </w:p>
    <w:p w:rsidR="000B4D94" w:rsidRDefault="00F304F0">
      <w:pPr>
        <w:spacing w:before="220" w:line="420" w:lineRule="auto"/>
        <w:rPr>
          <w:ins w:id="482" w:author="JUAN ESTEBAN PEREIRA NEIRA" w:date="2022-12-06T01:50:00Z"/>
        </w:rPr>
      </w:pPr>
      <w:ins w:id="483" w:author="JUAN ESTEBAN PEREIRA NEIRA" w:date="2022-12-06T01:50:00Z">
        <w:r>
          <w:t xml:space="preserve">selected2=Variable que nos permite seleccionar alguna casilla en la tabla arbol2 </w:t>
        </w:r>
      </w:ins>
    </w:p>
    <w:p w:rsidR="000B4D94" w:rsidRDefault="00F304F0">
      <w:pPr>
        <w:spacing w:before="220" w:line="420" w:lineRule="auto"/>
        <w:rPr>
          <w:ins w:id="484" w:author="JUAN ESTEBAN PEREIRA NEIRA" w:date="2022-12-06T01:50:00Z"/>
        </w:rPr>
      </w:pPr>
      <w:ins w:id="485" w:author="JUAN ESTEBAN PEREIRA NEIRA" w:date="2022-12-06T01:50:00Z">
        <w:r>
          <w:t>ElementoA2=Variable Strin</w:t>
        </w:r>
        <w:r>
          <w:t>gVar que contiene el elemento</w:t>
        </w:r>
      </w:ins>
    </w:p>
    <w:p w:rsidR="000B4D94" w:rsidRDefault="00F304F0">
      <w:pPr>
        <w:spacing w:before="220" w:line="420" w:lineRule="auto"/>
        <w:rPr>
          <w:ins w:id="486" w:author="JUAN ESTEBAN PEREIRA NEIRA" w:date="2022-12-06T01:50:00Z"/>
        </w:rPr>
      </w:pPr>
      <w:ins w:id="487" w:author="JUAN ESTEBAN PEREIRA NEIRA" w:date="2022-12-06T01:50:00Z">
        <w:r>
          <w:t>cantidad2=Varible IntVar que contiene la cantidad de un elemento</w:t>
        </w:r>
      </w:ins>
    </w:p>
    <w:p w:rsidR="000B4D94" w:rsidRDefault="00F304F0">
      <w:pPr>
        <w:spacing w:before="220" w:line="420" w:lineRule="auto"/>
        <w:rPr>
          <w:ins w:id="488" w:author="JUAN ESTEBAN PEREIRA NEIRA" w:date="2022-12-06T01:50:00Z"/>
        </w:rPr>
      </w:pPr>
      <w:ins w:id="489" w:author="JUAN ESTEBAN PEREIRA NEIRA" w:date="2022-12-06T01:50:00Z">
        <w:r>
          <w:t xml:space="preserve">codig2=Variable IntVar que contiene el código de un elemento </w:t>
        </w:r>
      </w:ins>
    </w:p>
    <w:p w:rsidR="000B4D94" w:rsidRDefault="00F304F0">
      <w:pPr>
        <w:spacing w:before="220" w:line="420" w:lineRule="auto"/>
        <w:rPr>
          <w:ins w:id="490" w:author="JUAN ESTEBAN PEREIRA NEIRA" w:date="2022-12-06T01:50:00Z"/>
        </w:rPr>
      </w:pPr>
      <w:ins w:id="491" w:author="JUAN ESTEBAN PEREIRA NEIRA" w:date="2022-12-06T01:50:00Z">
        <w:r>
          <w:t xml:space="preserve">tip=Variable StringVar que contiene el tipo de un elemento </w:t>
        </w:r>
      </w:ins>
    </w:p>
    <w:p w:rsidR="000B4D94" w:rsidRDefault="00F304F0">
      <w:pPr>
        <w:spacing w:before="220" w:line="420" w:lineRule="auto"/>
        <w:rPr>
          <w:ins w:id="492" w:author="JUAN ESTEBAN PEREIRA NEIRA" w:date="2022-12-06T01:50:00Z"/>
        </w:rPr>
      </w:pPr>
      <w:ins w:id="493" w:author="JUAN ESTEBAN PEREIRA NEIRA" w:date="2022-12-06T01:50:00Z">
        <w:r>
          <w:t xml:space="preserve">Firma: </w:t>
        </w:r>
      </w:ins>
    </w:p>
    <w:p w:rsidR="000B4D94" w:rsidRDefault="00F304F0">
      <w:pPr>
        <w:spacing w:before="220" w:line="420" w:lineRule="auto"/>
        <w:rPr>
          <w:ins w:id="494" w:author="JUAN ESTEBAN PEREIRA NEIRA" w:date="2022-12-06T01:50:00Z"/>
        </w:rPr>
      </w:pPr>
      <w:ins w:id="495" w:author="JUAN ESTEBAN PEREIRA NEIRA" w:date="2022-12-06T01:50:00Z">
        <w:r>
          <w:t>Entradas: ElementoA2, cantidad2, codig2, tip</w:t>
        </w:r>
      </w:ins>
    </w:p>
    <w:p w:rsidR="000B4D94" w:rsidRDefault="00F304F0">
      <w:pPr>
        <w:spacing w:before="220" w:line="420" w:lineRule="auto"/>
        <w:rPr>
          <w:ins w:id="496" w:author="JUAN ESTEBAN PEREIRA NEIRA" w:date="2022-12-06T01:50:00Z"/>
        </w:rPr>
      </w:pPr>
      <w:ins w:id="497" w:author="JUAN ESTEBAN PEREIRA NEIRA" w:date="2022-12-06T01:50:00Z">
        <w:r>
          <w:t>Salidas: Datos ingresados de nuevo a los campos de texto</w:t>
        </w:r>
      </w:ins>
    </w:p>
    <w:p w:rsidR="000B4D94" w:rsidRDefault="00F304F0">
      <w:pPr>
        <w:spacing w:before="220" w:line="420" w:lineRule="auto"/>
        <w:rPr>
          <w:ins w:id="498" w:author="JUAN ESTEBAN PEREIRA NEIRA" w:date="2022-12-06T01:50:00Z"/>
        </w:rPr>
      </w:pPr>
      <w:ins w:id="499" w:author="JUAN ESTEBAN PEREIRA NEIRA" w:date="2022-12-06T01:50:00Z">
        <w:r>
          <w:t>Propósito:  Que la función me permite seleccionar una fila de una tabla, permitiendo a su vez interactuar con los datos en compañía de otras funciones, pe</w:t>
        </w:r>
        <w:r>
          <w:t xml:space="preserve">rmitiendo rellenar de nuevo en las entradas de texto los valores de la tabla, solo que para esta ocasión me tocó hacer otra funcion aparte por comodidad puesto que son valores diferentes a la tabla anterior. </w:t>
        </w:r>
      </w:ins>
    </w:p>
    <w:p w:rsidR="000B4D94" w:rsidRDefault="00F304F0">
      <w:pPr>
        <w:spacing w:before="220" w:line="420" w:lineRule="auto"/>
        <w:rPr>
          <w:ins w:id="500" w:author="JUAN ESTEBAN PEREIRA NEIRA" w:date="2022-12-06T01:50:00Z"/>
        </w:rPr>
      </w:pPr>
      <w:ins w:id="501" w:author="JUAN ESTEBAN PEREIRA NEIRA" w:date="2022-12-06T01:50:00Z">
        <w:r>
          <w:lastRenderedPageBreak/>
          <w:t>*Función borrarregistro</w:t>
        </w:r>
      </w:ins>
    </w:p>
    <w:p w:rsidR="000B4D94" w:rsidRDefault="00F304F0">
      <w:pPr>
        <w:spacing w:before="220" w:line="420" w:lineRule="auto"/>
        <w:rPr>
          <w:ins w:id="502" w:author="JUAN ESTEBAN PEREIRA NEIRA" w:date="2022-12-06T01:50:00Z"/>
        </w:rPr>
      </w:pPr>
      <w:ins w:id="503" w:author="JUAN ESTEBAN PEREIRA NEIRA" w:date="2022-12-06T01:50:00Z">
        <w:r>
          <w:t xml:space="preserve">Definición de datos: </w:t>
        </w:r>
      </w:ins>
    </w:p>
    <w:p w:rsidR="000B4D94" w:rsidRDefault="00F304F0">
      <w:pPr>
        <w:spacing w:before="220" w:line="420" w:lineRule="auto"/>
        <w:rPr>
          <w:ins w:id="504" w:author="JUAN ESTEBAN PEREIRA NEIRA" w:date="2022-12-06T01:50:00Z"/>
        </w:rPr>
      </w:pPr>
      <w:ins w:id="505" w:author="JUAN ESTEBAN PEREIRA NEIRA" w:date="2022-12-06T01:50:00Z">
        <w:r>
          <w:t>r</w:t>
        </w:r>
        <w:r>
          <w:t>emover=variable que me permite seleccionar una fila de la tabla en este caso trev</w:t>
        </w:r>
      </w:ins>
    </w:p>
    <w:p w:rsidR="000B4D94" w:rsidRDefault="00F304F0">
      <w:pPr>
        <w:spacing w:before="220" w:line="420" w:lineRule="auto"/>
        <w:rPr>
          <w:ins w:id="506" w:author="JUAN ESTEBAN PEREIRA NEIRA" w:date="2022-12-06T01:50:00Z"/>
        </w:rPr>
      </w:pPr>
      <w:ins w:id="507" w:author="JUAN ESTEBAN PEREIRA NEIRA" w:date="2022-12-06T01:50:00Z">
        <w:r>
          <w:t>trev=que contiene la tabla de la página 1 que para este caso está usando otras herramientas como delete</w:t>
        </w:r>
      </w:ins>
    </w:p>
    <w:p w:rsidR="000B4D94" w:rsidRDefault="00F304F0">
      <w:pPr>
        <w:spacing w:before="220" w:line="420" w:lineRule="auto"/>
        <w:rPr>
          <w:ins w:id="508" w:author="JUAN ESTEBAN PEREIRA NEIRA" w:date="2022-12-06T01:50:00Z"/>
        </w:rPr>
      </w:pPr>
      <w:ins w:id="509" w:author="JUAN ESTEBAN PEREIRA NEIRA" w:date="2022-12-06T01:50:00Z">
        <w:r>
          <w:t>Firma:</w:t>
        </w:r>
      </w:ins>
    </w:p>
    <w:p w:rsidR="000B4D94" w:rsidRDefault="00F304F0">
      <w:pPr>
        <w:spacing w:before="220" w:line="420" w:lineRule="auto"/>
        <w:rPr>
          <w:ins w:id="510" w:author="JUAN ESTEBAN PEREIRA NEIRA" w:date="2022-12-06T01:50:00Z"/>
        </w:rPr>
      </w:pPr>
      <w:ins w:id="511" w:author="JUAN ESTEBAN PEREIRA NEIRA" w:date="2022-12-06T01:50:00Z">
        <w:r>
          <w:t>Entradas=trev que es la tabla que se selecciona una fila para b</w:t>
        </w:r>
        <w:r>
          <w:t>orrar registro</w:t>
        </w:r>
      </w:ins>
    </w:p>
    <w:p w:rsidR="000B4D94" w:rsidRDefault="00F304F0">
      <w:pPr>
        <w:spacing w:before="220" w:line="420" w:lineRule="auto"/>
        <w:rPr>
          <w:ins w:id="512" w:author="JUAN ESTEBAN PEREIRA NEIRA" w:date="2022-12-06T01:50:00Z"/>
        </w:rPr>
      </w:pPr>
      <w:ins w:id="513" w:author="JUAN ESTEBAN PEREIRA NEIRA" w:date="2022-12-06T01:50:00Z">
        <w:r>
          <w:t>Salida=Sin la lista anterior en la tabla</w:t>
        </w:r>
      </w:ins>
    </w:p>
    <w:p w:rsidR="000B4D94" w:rsidRDefault="00F304F0">
      <w:pPr>
        <w:spacing w:before="220" w:line="420" w:lineRule="auto"/>
        <w:rPr>
          <w:ins w:id="514" w:author="JUAN ESTEBAN PEREIRA NEIRA" w:date="2022-12-06T01:50:00Z"/>
        </w:rPr>
      </w:pPr>
      <w:ins w:id="515" w:author="JUAN ESTEBAN PEREIRA NEIRA" w:date="2022-12-06T01:50:00Z">
        <w:r>
          <w:t xml:space="preserve">Propósito: Que la función me permite borrar una fila entera de datos de la tabla en caso de que se necesite. </w:t>
        </w:r>
      </w:ins>
    </w:p>
    <w:p w:rsidR="000B4D94" w:rsidRDefault="00F304F0">
      <w:pPr>
        <w:spacing w:before="220" w:line="420" w:lineRule="auto"/>
        <w:rPr>
          <w:ins w:id="516" w:author="JUAN ESTEBAN PEREIRA NEIRA" w:date="2022-12-06T01:50:00Z"/>
        </w:rPr>
      </w:pPr>
      <w:ins w:id="517" w:author="JUAN ESTEBAN PEREIRA NEIRA" w:date="2022-12-06T01:50:00Z">
        <w:r>
          <w:t xml:space="preserve">Ejemplos funcionales: </w:t>
        </w:r>
      </w:ins>
    </w:p>
    <w:p w:rsidR="000B4D94" w:rsidRDefault="00F304F0">
      <w:pPr>
        <w:spacing w:before="220" w:line="420" w:lineRule="auto"/>
        <w:rPr>
          <w:ins w:id="518" w:author="JUAN ESTEBAN PEREIRA NEIRA" w:date="2022-12-06T01:50:00Z"/>
        </w:rPr>
      </w:pPr>
      <w:ins w:id="519" w:author="JUAN ESTEBAN PEREIRA NEIRA" w:date="2022-12-06T01:50:00Z">
        <w:r>
          <w:t xml:space="preserve">Presionamos el botón: </w:t>
        </w:r>
      </w:ins>
    </w:p>
    <w:p w:rsidR="000B4D94" w:rsidRDefault="00F304F0">
      <w:pPr>
        <w:spacing w:before="220" w:line="420" w:lineRule="auto"/>
        <w:rPr>
          <w:ins w:id="520" w:author="JUAN ESTEBAN PEREIRA NEIRA" w:date="2022-12-06T01:50:00Z"/>
        </w:rPr>
      </w:pPr>
      <w:ins w:id="521" w:author="JUAN ESTEBAN PEREIRA NEIRA" w:date="2022-12-06T01:50:00Z">
        <w:r>
          <w:rPr>
            <w:noProof/>
            <w:lang w:val="en-US"/>
          </w:rPr>
          <w:drawing>
            <wp:inline distT="114300" distB="114300" distL="114300" distR="114300">
              <wp:extent cx="5731200" cy="7874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5731200" cy="787400"/>
                      </a:xfrm>
                      <a:prstGeom prst="rect">
                        <a:avLst/>
                      </a:prstGeom>
                      <a:ln/>
                    </pic:spPr>
                  </pic:pic>
                </a:graphicData>
              </a:graphic>
            </wp:inline>
          </w:drawing>
        </w:r>
      </w:ins>
    </w:p>
    <w:p w:rsidR="000B4D94" w:rsidRDefault="00F304F0">
      <w:pPr>
        <w:spacing w:before="220" w:line="420" w:lineRule="auto"/>
        <w:rPr>
          <w:ins w:id="522" w:author="JUAN ESTEBAN PEREIRA NEIRA" w:date="2022-12-06T01:50:00Z"/>
        </w:rPr>
      </w:pPr>
      <w:ins w:id="523" w:author="JUAN ESTEBAN PEREIRA NEIRA" w:date="2022-12-06T01:50:00Z">
        <w:r>
          <w:rPr>
            <w:noProof/>
            <w:lang w:val="en-US"/>
          </w:rPr>
          <w:drawing>
            <wp:inline distT="114300" distB="114300" distL="114300" distR="114300">
              <wp:extent cx="5731200" cy="6477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731200" cy="647700"/>
                      </a:xfrm>
                      <a:prstGeom prst="rect">
                        <a:avLst/>
                      </a:prstGeom>
                      <a:ln/>
                    </pic:spPr>
                  </pic:pic>
                </a:graphicData>
              </a:graphic>
            </wp:inline>
          </w:drawing>
        </w:r>
      </w:ins>
    </w:p>
    <w:p w:rsidR="000B4D94" w:rsidRDefault="00F304F0">
      <w:pPr>
        <w:spacing w:before="220" w:line="420" w:lineRule="auto"/>
        <w:rPr>
          <w:ins w:id="524" w:author="JUAN ESTEBAN PEREIRA NEIRA" w:date="2022-12-06T01:50:00Z"/>
        </w:rPr>
      </w:pPr>
      <w:ins w:id="525" w:author="JUAN ESTEBAN PEREIRA NEIRA" w:date="2022-12-06T01:50:00Z">
        <w:r>
          <w:t xml:space="preserve">Resultado: </w:t>
        </w:r>
      </w:ins>
    </w:p>
    <w:p w:rsidR="000B4D94" w:rsidRDefault="00F304F0">
      <w:pPr>
        <w:spacing w:before="220" w:line="420" w:lineRule="auto"/>
        <w:rPr>
          <w:ins w:id="526" w:author="JUAN ESTEBAN PEREIRA NEIRA" w:date="2022-12-06T01:50:00Z"/>
        </w:rPr>
      </w:pPr>
      <w:ins w:id="527" w:author="JUAN ESTEBAN PEREIRA NEIRA" w:date="2022-12-06T01:50:00Z">
        <w:r>
          <w:rPr>
            <w:noProof/>
            <w:lang w:val="en-US"/>
          </w:rPr>
          <w:drawing>
            <wp:inline distT="114300" distB="114300" distL="114300" distR="114300">
              <wp:extent cx="5731200" cy="5969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731200" cy="596900"/>
                      </a:xfrm>
                      <a:prstGeom prst="rect">
                        <a:avLst/>
                      </a:prstGeom>
                      <a:ln/>
                    </pic:spPr>
                  </pic:pic>
                </a:graphicData>
              </a:graphic>
            </wp:inline>
          </w:drawing>
        </w:r>
      </w:ins>
    </w:p>
    <w:p w:rsidR="000B4D94" w:rsidRDefault="00F304F0">
      <w:pPr>
        <w:spacing w:before="220" w:line="420" w:lineRule="auto"/>
        <w:rPr>
          <w:ins w:id="528" w:author="JUAN ESTEBAN PEREIRA NEIRA" w:date="2022-12-06T01:50:00Z"/>
        </w:rPr>
      </w:pPr>
      <w:ins w:id="529" w:author="JUAN ESTEBAN PEREIRA NEIRA" w:date="2022-12-06T01:50:00Z">
        <w:r>
          <w:t xml:space="preserve">Presionamos el botón: </w:t>
        </w:r>
      </w:ins>
    </w:p>
    <w:p w:rsidR="000B4D94" w:rsidRDefault="00F304F0">
      <w:pPr>
        <w:spacing w:before="220" w:line="420" w:lineRule="auto"/>
        <w:rPr>
          <w:ins w:id="530" w:author="JUAN ESTEBAN PEREIRA NEIRA" w:date="2022-12-06T01:50:00Z"/>
        </w:rPr>
      </w:pPr>
      <w:ins w:id="531" w:author="JUAN ESTEBAN PEREIRA NEIRA" w:date="2022-12-06T01:50:00Z">
        <w:r>
          <w:rPr>
            <w:noProof/>
            <w:lang w:val="en-US"/>
          </w:rPr>
          <w:lastRenderedPageBreak/>
          <w:drawing>
            <wp:inline distT="114300" distB="114300" distL="114300" distR="114300">
              <wp:extent cx="5731200" cy="787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731200" cy="787400"/>
                      </a:xfrm>
                      <a:prstGeom prst="rect">
                        <a:avLst/>
                      </a:prstGeom>
                      <a:ln/>
                    </pic:spPr>
                  </pic:pic>
                </a:graphicData>
              </a:graphic>
            </wp:inline>
          </w:drawing>
        </w:r>
      </w:ins>
    </w:p>
    <w:p w:rsidR="000B4D94" w:rsidRDefault="00F304F0">
      <w:pPr>
        <w:spacing w:before="220" w:line="420" w:lineRule="auto"/>
        <w:rPr>
          <w:ins w:id="532" w:author="JUAN ESTEBAN PEREIRA NEIRA" w:date="2022-12-06T01:50:00Z"/>
        </w:rPr>
      </w:pPr>
      <w:ins w:id="533" w:author="JUAN ESTEBAN PEREIRA NEIRA" w:date="2022-12-06T01:50:00Z">
        <w:r>
          <w:rPr>
            <w:noProof/>
            <w:lang w:val="en-US"/>
          </w:rPr>
          <w:drawing>
            <wp:inline distT="114300" distB="114300" distL="114300" distR="114300">
              <wp:extent cx="5731200" cy="6731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5731200" cy="673100"/>
                      </a:xfrm>
                      <a:prstGeom prst="rect">
                        <a:avLst/>
                      </a:prstGeom>
                      <a:ln/>
                    </pic:spPr>
                  </pic:pic>
                </a:graphicData>
              </a:graphic>
            </wp:inline>
          </w:drawing>
        </w:r>
      </w:ins>
    </w:p>
    <w:p w:rsidR="000B4D94" w:rsidRDefault="00F304F0">
      <w:pPr>
        <w:spacing w:before="220" w:line="420" w:lineRule="auto"/>
        <w:rPr>
          <w:ins w:id="534" w:author="JUAN ESTEBAN PEREIRA NEIRA" w:date="2022-12-06T01:50:00Z"/>
        </w:rPr>
      </w:pPr>
      <w:ins w:id="535" w:author="JUAN ESTEBAN PEREIRA NEIRA" w:date="2022-12-06T01:50:00Z">
        <w:r>
          <w:t xml:space="preserve">Resultado: </w:t>
        </w:r>
      </w:ins>
    </w:p>
    <w:p w:rsidR="000B4D94" w:rsidRDefault="00F304F0">
      <w:pPr>
        <w:spacing w:before="220" w:line="420" w:lineRule="auto"/>
        <w:rPr>
          <w:ins w:id="536" w:author="JUAN ESTEBAN PEREIRA NEIRA" w:date="2022-12-06T01:50:00Z"/>
        </w:rPr>
      </w:pPr>
      <w:ins w:id="537" w:author="JUAN ESTEBAN PEREIRA NEIRA" w:date="2022-12-06T01:50:00Z">
        <w:r>
          <w:rPr>
            <w:noProof/>
            <w:lang w:val="en-US"/>
          </w:rPr>
          <w:drawing>
            <wp:inline distT="114300" distB="114300" distL="114300" distR="114300">
              <wp:extent cx="5731200" cy="5461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731200" cy="546100"/>
                      </a:xfrm>
                      <a:prstGeom prst="rect">
                        <a:avLst/>
                      </a:prstGeom>
                      <a:ln/>
                    </pic:spPr>
                  </pic:pic>
                </a:graphicData>
              </a:graphic>
            </wp:inline>
          </w:drawing>
        </w:r>
      </w:ins>
    </w:p>
    <w:p w:rsidR="000B4D94" w:rsidRDefault="00F304F0">
      <w:pPr>
        <w:spacing w:before="220" w:line="420" w:lineRule="auto"/>
        <w:rPr>
          <w:ins w:id="538" w:author="JUAN ESTEBAN PEREIRA NEIRA" w:date="2022-12-06T01:50:00Z"/>
        </w:rPr>
      </w:pPr>
      <w:ins w:id="539" w:author="JUAN ESTEBAN PEREIRA NEIRA" w:date="2022-12-06T01:50:00Z">
        <w:r>
          <w:t>Presionamos el botón:</w:t>
        </w:r>
      </w:ins>
    </w:p>
    <w:p w:rsidR="000B4D94" w:rsidRDefault="00F304F0">
      <w:pPr>
        <w:spacing w:before="220" w:line="420" w:lineRule="auto"/>
        <w:rPr>
          <w:ins w:id="540" w:author="JUAN ESTEBAN PEREIRA NEIRA" w:date="2022-12-06T01:50:00Z"/>
        </w:rPr>
      </w:pPr>
      <w:ins w:id="541" w:author="JUAN ESTEBAN PEREIRA NEIRA" w:date="2022-12-06T01:50:00Z">
        <w:r>
          <w:rPr>
            <w:noProof/>
            <w:lang w:val="en-US"/>
          </w:rPr>
          <w:drawing>
            <wp:inline distT="114300" distB="114300" distL="114300" distR="114300">
              <wp:extent cx="5731200" cy="787400"/>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a:stretch>
                        <a:fillRect/>
                      </a:stretch>
                    </pic:blipFill>
                    <pic:spPr>
                      <a:xfrm>
                        <a:off x="0" y="0"/>
                        <a:ext cx="5731200" cy="787400"/>
                      </a:xfrm>
                      <a:prstGeom prst="rect">
                        <a:avLst/>
                      </a:prstGeom>
                      <a:ln/>
                    </pic:spPr>
                  </pic:pic>
                </a:graphicData>
              </a:graphic>
            </wp:inline>
          </w:drawing>
        </w:r>
      </w:ins>
    </w:p>
    <w:p w:rsidR="000B4D94" w:rsidRDefault="00F304F0">
      <w:pPr>
        <w:spacing w:before="220" w:line="420" w:lineRule="auto"/>
        <w:rPr>
          <w:ins w:id="542" w:author="JUAN ESTEBAN PEREIRA NEIRA" w:date="2022-12-06T01:50:00Z"/>
        </w:rPr>
      </w:pPr>
      <w:ins w:id="543" w:author="JUAN ESTEBAN PEREIRA NEIRA" w:date="2022-12-06T01:50:00Z">
        <w:r>
          <w:rPr>
            <w:noProof/>
            <w:lang w:val="en-US"/>
          </w:rPr>
          <w:drawing>
            <wp:inline distT="114300" distB="114300" distL="114300" distR="114300">
              <wp:extent cx="5731200" cy="584200"/>
              <wp:effectExtent l="0" t="0" r="0" b="0"/>
              <wp:docPr id="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9"/>
                      <a:srcRect/>
                      <a:stretch>
                        <a:fillRect/>
                      </a:stretch>
                    </pic:blipFill>
                    <pic:spPr>
                      <a:xfrm>
                        <a:off x="0" y="0"/>
                        <a:ext cx="5731200" cy="584200"/>
                      </a:xfrm>
                      <a:prstGeom prst="rect">
                        <a:avLst/>
                      </a:prstGeom>
                      <a:ln/>
                    </pic:spPr>
                  </pic:pic>
                </a:graphicData>
              </a:graphic>
            </wp:inline>
          </w:drawing>
        </w:r>
      </w:ins>
    </w:p>
    <w:p w:rsidR="000B4D94" w:rsidRDefault="00F304F0">
      <w:pPr>
        <w:spacing w:before="220" w:line="420" w:lineRule="auto"/>
        <w:rPr>
          <w:ins w:id="544" w:author="JUAN ESTEBAN PEREIRA NEIRA" w:date="2022-12-06T01:50:00Z"/>
        </w:rPr>
      </w:pPr>
      <w:ins w:id="545" w:author="JUAN ESTEBAN PEREIRA NEIRA" w:date="2022-12-06T01:50:00Z">
        <w:r>
          <w:t xml:space="preserve">Resultado: </w:t>
        </w:r>
      </w:ins>
    </w:p>
    <w:p w:rsidR="000B4D94" w:rsidRDefault="00F304F0">
      <w:pPr>
        <w:spacing w:before="220" w:line="420" w:lineRule="auto"/>
        <w:rPr>
          <w:ins w:id="546" w:author="JUAN ESTEBAN PEREIRA NEIRA" w:date="2022-12-06T01:50:00Z"/>
        </w:rPr>
      </w:pPr>
      <w:ins w:id="547" w:author="JUAN ESTEBAN PEREIRA NEIRA" w:date="2022-12-06T01:50:00Z">
        <w:r>
          <w:rPr>
            <w:noProof/>
            <w:lang w:val="en-US"/>
          </w:rPr>
          <w:drawing>
            <wp:inline distT="114300" distB="114300" distL="114300" distR="114300">
              <wp:extent cx="5731200" cy="406400"/>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0"/>
                      <a:srcRect/>
                      <a:stretch>
                        <a:fillRect/>
                      </a:stretch>
                    </pic:blipFill>
                    <pic:spPr>
                      <a:xfrm>
                        <a:off x="0" y="0"/>
                        <a:ext cx="5731200" cy="406400"/>
                      </a:xfrm>
                      <a:prstGeom prst="rect">
                        <a:avLst/>
                      </a:prstGeom>
                      <a:ln/>
                    </pic:spPr>
                  </pic:pic>
                </a:graphicData>
              </a:graphic>
            </wp:inline>
          </w:drawing>
        </w:r>
      </w:ins>
    </w:p>
    <w:p w:rsidR="000B4D94" w:rsidRDefault="00F304F0">
      <w:pPr>
        <w:spacing w:before="220" w:line="420" w:lineRule="auto"/>
        <w:rPr>
          <w:ins w:id="548" w:author="JUAN ESTEBAN PEREIRA NEIRA" w:date="2022-12-06T01:50:00Z"/>
        </w:rPr>
      </w:pPr>
      <w:ins w:id="549" w:author="JUAN ESTEBAN PEREIRA NEIRA" w:date="2022-12-06T01:50:00Z">
        <w:r>
          <w:t>Presionamos el botón:</w:t>
        </w:r>
      </w:ins>
    </w:p>
    <w:p w:rsidR="000B4D94" w:rsidRDefault="00F304F0">
      <w:pPr>
        <w:spacing w:before="220" w:line="420" w:lineRule="auto"/>
        <w:rPr>
          <w:ins w:id="550" w:author="JUAN ESTEBAN PEREIRA NEIRA" w:date="2022-12-06T01:50:00Z"/>
        </w:rPr>
      </w:pPr>
      <w:ins w:id="551" w:author="JUAN ESTEBAN PEREIRA NEIRA" w:date="2022-12-06T01:50:00Z">
        <w:r>
          <w:rPr>
            <w:noProof/>
            <w:lang w:val="en-US"/>
          </w:rPr>
          <w:drawing>
            <wp:inline distT="114300" distB="114300" distL="114300" distR="114300">
              <wp:extent cx="5731200" cy="787400"/>
              <wp:effectExtent l="0" t="0" r="0" b="0"/>
              <wp:docPr id="7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5731200" cy="787400"/>
                      </a:xfrm>
                      <a:prstGeom prst="rect">
                        <a:avLst/>
                      </a:prstGeom>
                      <a:ln/>
                    </pic:spPr>
                  </pic:pic>
                </a:graphicData>
              </a:graphic>
            </wp:inline>
          </w:drawing>
        </w:r>
      </w:ins>
    </w:p>
    <w:p w:rsidR="000B4D94" w:rsidRDefault="00F304F0">
      <w:pPr>
        <w:spacing w:before="220" w:line="420" w:lineRule="auto"/>
        <w:rPr>
          <w:ins w:id="552" w:author="JUAN ESTEBAN PEREIRA NEIRA" w:date="2022-12-06T01:50:00Z"/>
        </w:rPr>
      </w:pPr>
      <w:ins w:id="553" w:author="JUAN ESTEBAN PEREIRA NEIRA" w:date="2022-12-06T01:50:00Z">
        <w:r>
          <w:rPr>
            <w:noProof/>
            <w:lang w:val="en-US"/>
          </w:rPr>
          <w:drawing>
            <wp:inline distT="114300" distB="114300" distL="114300" distR="114300">
              <wp:extent cx="5731200" cy="5334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731200" cy="533400"/>
                      </a:xfrm>
                      <a:prstGeom prst="rect">
                        <a:avLst/>
                      </a:prstGeom>
                      <a:ln/>
                    </pic:spPr>
                  </pic:pic>
                </a:graphicData>
              </a:graphic>
            </wp:inline>
          </w:drawing>
        </w:r>
      </w:ins>
    </w:p>
    <w:p w:rsidR="000B4D94" w:rsidRDefault="00F304F0">
      <w:pPr>
        <w:spacing w:before="220" w:line="420" w:lineRule="auto"/>
        <w:rPr>
          <w:ins w:id="554" w:author="JUAN ESTEBAN PEREIRA NEIRA" w:date="2022-12-06T01:50:00Z"/>
        </w:rPr>
      </w:pPr>
      <w:ins w:id="555" w:author="JUAN ESTEBAN PEREIRA NEIRA" w:date="2022-12-06T01:50:00Z">
        <w:r>
          <w:lastRenderedPageBreak/>
          <w:t>Resultado:</w:t>
        </w:r>
      </w:ins>
    </w:p>
    <w:p w:rsidR="000B4D94" w:rsidRDefault="00F304F0">
      <w:pPr>
        <w:spacing w:before="220" w:line="420" w:lineRule="auto"/>
        <w:rPr>
          <w:ins w:id="556" w:author="JUAN ESTEBAN PEREIRA NEIRA" w:date="2022-12-06T01:50:00Z"/>
        </w:rPr>
      </w:pPr>
      <w:ins w:id="557" w:author="JUAN ESTEBAN PEREIRA NEIRA" w:date="2022-12-06T01:50:00Z">
        <w:r>
          <w:rPr>
            <w:noProof/>
            <w:lang w:val="en-US"/>
          </w:rPr>
          <w:drawing>
            <wp:inline distT="114300" distB="114300" distL="114300" distR="114300">
              <wp:extent cx="5731200" cy="72390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5731200" cy="723900"/>
                      </a:xfrm>
                      <a:prstGeom prst="rect">
                        <a:avLst/>
                      </a:prstGeom>
                      <a:ln/>
                    </pic:spPr>
                  </pic:pic>
                </a:graphicData>
              </a:graphic>
            </wp:inline>
          </w:drawing>
        </w:r>
      </w:ins>
    </w:p>
    <w:p w:rsidR="000B4D94" w:rsidRDefault="00F304F0">
      <w:pPr>
        <w:spacing w:before="220" w:line="420" w:lineRule="auto"/>
        <w:rPr>
          <w:ins w:id="558" w:author="JUAN ESTEBAN PEREIRA NEIRA" w:date="2022-12-06T01:50:00Z"/>
        </w:rPr>
      </w:pPr>
      <w:ins w:id="559" w:author="JUAN ESTEBAN PEREIRA NEIRA" w:date="2022-12-06T01:50:00Z">
        <w:r>
          <w:t>*Función listo</w:t>
        </w:r>
      </w:ins>
    </w:p>
    <w:p w:rsidR="000B4D94" w:rsidRDefault="00F304F0">
      <w:pPr>
        <w:spacing w:before="220" w:line="420" w:lineRule="auto"/>
        <w:rPr>
          <w:ins w:id="560" w:author="JUAN ESTEBAN PEREIRA NEIRA" w:date="2022-12-06T01:50:00Z"/>
        </w:rPr>
      </w:pPr>
      <w:ins w:id="561" w:author="JUAN ESTEBAN PEREIRA NEIRA" w:date="2022-12-06T01:50:00Z">
        <w:r>
          <w:t xml:space="preserve">Definición de datos: </w:t>
        </w:r>
      </w:ins>
    </w:p>
    <w:p w:rsidR="000B4D94" w:rsidRDefault="00F304F0">
      <w:pPr>
        <w:spacing w:before="220" w:line="420" w:lineRule="auto"/>
        <w:rPr>
          <w:ins w:id="562" w:author="JUAN ESTEBAN PEREIRA NEIRA" w:date="2022-12-06T01:50:00Z"/>
        </w:rPr>
      </w:pPr>
      <w:ins w:id="563" w:author="JUAN ESTEBAN PEREIRA NEIRA" w:date="2022-12-06T01:50:00Z">
        <w:r>
          <w:t>EA,  donaobajaentry, ti=Variables tipo StringVar que contienen los datos ingresados correspondientes a un elemento, como lo s</w:t>
        </w:r>
        <w:r>
          <w:t xml:space="preserve">on su nombre, si es donación o baja y tipo de elemento </w:t>
        </w:r>
      </w:ins>
    </w:p>
    <w:p w:rsidR="000B4D94" w:rsidRDefault="00F304F0">
      <w:pPr>
        <w:spacing w:before="220" w:line="420" w:lineRule="auto"/>
        <w:rPr>
          <w:ins w:id="564" w:author="JUAN ESTEBAN PEREIRA NEIRA" w:date="2022-12-06T01:50:00Z"/>
        </w:rPr>
      </w:pPr>
      <w:ins w:id="565" w:author="JUAN ESTEBAN PEREIRA NEIRA" w:date="2022-12-06T01:50:00Z">
        <w:r>
          <w:t>c2, co2=Variables tipo IntVar que contienen los datos ingresados correspondientes a un elemento, como lo son el código y cantidad</w:t>
        </w:r>
      </w:ins>
    </w:p>
    <w:p w:rsidR="000B4D94" w:rsidRDefault="00F304F0">
      <w:pPr>
        <w:spacing w:before="220" w:line="420" w:lineRule="auto"/>
        <w:rPr>
          <w:ins w:id="566" w:author="JUAN ESTEBAN PEREIRA NEIRA" w:date="2022-12-06T01:50:00Z"/>
        </w:rPr>
      </w:pPr>
      <w:ins w:id="567" w:author="JUAN ESTEBAN PEREIRA NEIRA" w:date="2022-12-06T01:50:00Z">
        <w:r>
          <w:t>tree4=Corresponde a la tabla número 4 para hacer el correspondiente re</w:t>
        </w:r>
        <w:r>
          <w:t xml:space="preserve">gistro </w:t>
        </w:r>
      </w:ins>
    </w:p>
    <w:p w:rsidR="000B4D94" w:rsidRDefault="00F304F0">
      <w:pPr>
        <w:spacing w:before="220" w:line="420" w:lineRule="auto"/>
        <w:rPr>
          <w:ins w:id="568" w:author="JUAN ESTEBAN PEREIRA NEIRA" w:date="2022-12-06T01:50:00Z"/>
        </w:rPr>
      </w:pPr>
      <w:ins w:id="569" w:author="JUAN ESTEBAN PEREIRA NEIRA" w:date="2022-12-06T01:50:00Z">
        <w:r>
          <w:t xml:space="preserve">Firma: </w:t>
        </w:r>
      </w:ins>
    </w:p>
    <w:p w:rsidR="000B4D94" w:rsidRDefault="00F304F0">
      <w:pPr>
        <w:spacing w:before="220" w:line="420" w:lineRule="auto"/>
        <w:rPr>
          <w:ins w:id="570" w:author="JUAN ESTEBAN PEREIRA NEIRA" w:date="2022-12-06T01:50:00Z"/>
        </w:rPr>
      </w:pPr>
      <w:ins w:id="571" w:author="JUAN ESTEBAN PEREIRA NEIRA" w:date="2022-12-06T01:50:00Z">
        <w:r>
          <w:t>Entradas= EA, t, c2, co2</w:t>
        </w:r>
      </w:ins>
    </w:p>
    <w:p w:rsidR="000B4D94" w:rsidRDefault="00F304F0">
      <w:pPr>
        <w:spacing w:before="220" w:line="420" w:lineRule="auto"/>
        <w:rPr>
          <w:ins w:id="572" w:author="JUAN ESTEBAN PEREIRA NEIRA" w:date="2022-12-06T01:50:00Z"/>
        </w:rPr>
      </w:pPr>
      <w:ins w:id="573" w:author="JUAN ESTEBAN PEREIRA NEIRA" w:date="2022-12-06T01:50:00Z">
        <w:r>
          <w:t>Salidas=Inserción de estos datos en tree4</w:t>
        </w:r>
      </w:ins>
    </w:p>
    <w:p w:rsidR="000B4D94" w:rsidRDefault="00F304F0">
      <w:pPr>
        <w:spacing w:before="220" w:line="420" w:lineRule="auto"/>
        <w:rPr>
          <w:ins w:id="574" w:author="JUAN ESTEBAN PEREIRA NEIRA" w:date="2022-12-06T01:50:00Z"/>
        </w:rPr>
      </w:pPr>
      <w:ins w:id="575" w:author="JUAN ESTEBAN PEREIRA NEIRA" w:date="2022-12-06T01:50:00Z">
        <w:r>
          <w:t xml:space="preserve">Propósito: Que la función me permita almacenar los datos que se nos preguntan en la tabla de elementos dados de baja o de donaciones </w:t>
        </w:r>
      </w:ins>
    </w:p>
    <w:p w:rsidR="000B4D94" w:rsidRDefault="00F304F0">
      <w:pPr>
        <w:spacing w:before="220" w:line="420" w:lineRule="auto"/>
        <w:rPr>
          <w:ins w:id="576" w:author="JUAN ESTEBAN PEREIRA NEIRA" w:date="2022-12-06T01:50:00Z"/>
        </w:rPr>
      </w:pPr>
      <w:ins w:id="577" w:author="JUAN ESTEBAN PEREIRA NEIRA" w:date="2022-12-06T01:50:00Z">
        <w:r>
          <w:t xml:space="preserve">Ejemplos funcionales: </w:t>
        </w:r>
      </w:ins>
    </w:p>
    <w:p w:rsidR="000B4D94" w:rsidRDefault="00F304F0">
      <w:pPr>
        <w:spacing w:before="220" w:line="420" w:lineRule="auto"/>
        <w:rPr>
          <w:ins w:id="578" w:author="JUAN ESTEBAN PEREIRA NEIRA" w:date="2022-12-06T01:50:00Z"/>
        </w:rPr>
      </w:pPr>
      <w:ins w:id="579" w:author="JUAN ESTEBAN PEREIRA NEIRA" w:date="2022-12-06T01:50:00Z">
        <w:r>
          <w:t>Ingresamos:</w:t>
        </w:r>
      </w:ins>
    </w:p>
    <w:p w:rsidR="000B4D94" w:rsidRDefault="00F304F0">
      <w:pPr>
        <w:spacing w:before="220" w:line="420" w:lineRule="auto"/>
        <w:rPr>
          <w:ins w:id="580" w:author="JUAN ESTEBAN PEREIRA NEIRA" w:date="2022-12-06T01:50:00Z"/>
        </w:rPr>
      </w:pPr>
      <w:ins w:id="581" w:author="JUAN ESTEBAN PEREIRA NEIRA" w:date="2022-12-06T01:50:00Z">
        <w:r>
          <w:rPr>
            <w:noProof/>
            <w:lang w:val="en-US"/>
          </w:rPr>
          <w:lastRenderedPageBreak/>
          <w:drawing>
            <wp:inline distT="114300" distB="114300" distL="114300" distR="114300">
              <wp:extent cx="2638425" cy="34004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2638425" cy="3400425"/>
                      </a:xfrm>
                      <a:prstGeom prst="rect">
                        <a:avLst/>
                      </a:prstGeom>
                      <a:ln/>
                    </pic:spPr>
                  </pic:pic>
                </a:graphicData>
              </a:graphic>
            </wp:inline>
          </w:drawing>
        </w:r>
      </w:ins>
    </w:p>
    <w:p w:rsidR="000B4D94" w:rsidRDefault="00F304F0">
      <w:pPr>
        <w:spacing w:before="220" w:line="420" w:lineRule="auto"/>
        <w:rPr>
          <w:ins w:id="582" w:author="JUAN ESTEBAN PEREIRA NEIRA" w:date="2022-12-06T01:50:00Z"/>
        </w:rPr>
      </w:pPr>
      <w:ins w:id="583" w:author="JUAN ESTEBAN PEREIRA NEIRA" w:date="2022-12-06T01:50:00Z">
        <w:r>
          <w:t xml:space="preserve">Resultado: </w:t>
        </w:r>
      </w:ins>
    </w:p>
    <w:p w:rsidR="000B4D94" w:rsidRDefault="00F304F0">
      <w:pPr>
        <w:spacing w:before="220" w:line="420" w:lineRule="auto"/>
        <w:rPr>
          <w:ins w:id="584" w:author="JUAN ESTEBAN PEREIRA NEIRA" w:date="2022-12-06T01:50:00Z"/>
        </w:rPr>
      </w:pPr>
      <w:ins w:id="585" w:author="JUAN ESTEBAN PEREIRA NEIRA" w:date="2022-12-06T01:50:00Z">
        <w:r>
          <w:rPr>
            <w:noProof/>
            <w:lang w:val="en-US"/>
          </w:rPr>
          <w:drawing>
            <wp:inline distT="114300" distB="114300" distL="114300" distR="114300">
              <wp:extent cx="5731200" cy="19939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731200" cy="1993900"/>
                      </a:xfrm>
                      <a:prstGeom prst="rect">
                        <a:avLst/>
                      </a:prstGeom>
                      <a:ln/>
                    </pic:spPr>
                  </pic:pic>
                </a:graphicData>
              </a:graphic>
            </wp:inline>
          </w:drawing>
        </w:r>
      </w:ins>
    </w:p>
    <w:p w:rsidR="000B4D94" w:rsidRDefault="00F304F0">
      <w:pPr>
        <w:spacing w:before="220" w:line="420" w:lineRule="auto"/>
        <w:rPr>
          <w:ins w:id="586" w:author="JUAN ESTEBAN PEREIRA NEIRA" w:date="2022-12-06T01:50:00Z"/>
        </w:rPr>
      </w:pPr>
      <w:ins w:id="587" w:author="JUAN ESTEBAN PEREIRA NEIRA" w:date="2022-12-06T01:50:00Z">
        <w:r>
          <w:t xml:space="preserve">Ingresamos: </w:t>
        </w:r>
      </w:ins>
    </w:p>
    <w:p w:rsidR="000B4D94" w:rsidRDefault="00F304F0">
      <w:pPr>
        <w:spacing w:before="220" w:line="420" w:lineRule="auto"/>
        <w:rPr>
          <w:ins w:id="588" w:author="JUAN ESTEBAN PEREIRA NEIRA" w:date="2022-12-06T01:50:00Z"/>
        </w:rPr>
      </w:pPr>
      <w:ins w:id="589" w:author="JUAN ESTEBAN PEREIRA NEIRA" w:date="2022-12-06T01:50:00Z">
        <w:r>
          <w:rPr>
            <w:noProof/>
            <w:lang w:val="en-US"/>
          </w:rPr>
          <w:lastRenderedPageBreak/>
          <w:drawing>
            <wp:inline distT="114300" distB="114300" distL="114300" distR="114300">
              <wp:extent cx="2771775" cy="3476625"/>
              <wp:effectExtent l="0" t="0" r="0" b="0"/>
              <wp:docPr id="7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5"/>
                      <a:srcRect/>
                      <a:stretch>
                        <a:fillRect/>
                      </a:stretch>
                    </pic:blipFill>
                    <pic:spPr>
                      <a:xfrm>
                        <a:off x="0" y="0"/>
                        <a:ext cx="2771775" cy="3476625"/>
                      </a:xfrm>
                      <a:prstGeom prst="rect">
                        <a:avLst/>
                      </a:prstGeom>
                      <a:ln/>
                    </pic:spPr>
                  </pic:pic>
                </a:graphicData>
              </a:graphic>
            </wp:inline>
          </w:drawing>
        </w:r>
      </w:ins>
    </w:p>
    <w:p w:rsidR="000B4D94" w:rsidRDefault="00F304F0">
      <w:pPr>
        <w:spacing w:before="220" w:line="420" w:lineRule="auto"/>
        <w:rPr>
          <w:ins w:id="590" w:author="JUAN ESTEBAN PEREIRA NEIRA" w:date="2022-12-06T01:50:00Z"/>
        </w:rPr>
      </w:pPr>
      <w:ins w:id="591" w:author="JUAN ESTEBAN PEREIRA NEIRA" w:date="2022-12-06T01:50:00Z">
        <w:r>
          <w:t xml:space="preserve">Resultado: </w:t>
        </w:r>
      </w:ins>
    </w:p>
    <w:p w:rsidR="000B4D94" w:rsidRDefault="00F304F0">
      <w:pPr>
        <w:spacing w:before="220" w:line="420" w:lineRule="auto"/>
        <w:rPr>
          <w:ins w:id="592" w:author="JUAN ESTEBAN PEREIRA NEIRA" w:date="2022-12-06T01:50:00Z"/>
        </w:rPr>
      </w:pPr>
      <w:ins w:id="593" w:author="JUAN ESTEBAN PEREIRA NEIRA" w:date="2022-12-06T01:50:00Z">
        <w:r>
          <w:rPr>
            <w:noProof/>
            <w:lang w:val="en-US"/>
          </w:rPr>
          <w:drawing>
            <wp:inline distT="114300" distB="114300" distL="114300" distR="114300">
              <wp:extent cx="5731200" cy="2120900"/>
              <wp:effectExtent l="0" t="0" r="0" b="0"/>
              <wp:docPr id="5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5731200" cy="2120900"/>
                      </a:xfrm>
                      <a:prstGeom prst="rect">
                        <a:avLst/>
                      </a:prstGeom>
                      <a:ln/>
                    </pic:spPr>
                  </pic:pic>
                </a:graphicData>
              </a:graphic>
            </wp:inline>
          </w:drawing>
        </w:r>
      </w:ins>
    </w:p>
    <w:p w:rsidR="000B4D94" w:rsidRDefault="00F304F0">
      <w:pPr>
        <w:spacing w:before="220" w:line="420" w:lineRule="auto"/>
        <w:rPr>
          <w:ins w:id="594" w:author="JUAN ESTEBAN PEREIRA NEIRA" w:date="2022-12-06T01:50:00Z"/>
        </w:rPr>
      </w:pPr>
      <w:ins w:id="595" w:author="JUAN ESTEBAN PEREIRA NEIRA" w:date="2022-12-06T01:50:00Z">
        <w:r>
          <w:t xml:space="preserve">Ingresamos: </w:t>
        </w:r>
      </w:ins>
    </w:p>
    <w:p w:rsidR="000B4D94" w:rsidRDefault="00F304F0">
      <w:pPr>
        <w:spacing w:before="220" w:line="420" w:lineRule="auto"/>
        <w:rPr>
          <w:ins w:id="596" w:author="JUAN ESTEBAN PEREIRA NEIRA" w:date="2022-12-06T01:50:00Z"/>
        </w:rPr>
      </w:pPr>
      <w:ins w:id="597" w:author="JUAN ESTEBAN PEREIRA NEIRA" w:date="2022-12-06T01:50:00Z">
        <w:r>
          <w:rPr>
            <w:noProof/>
            <w:lang w:val="en-US"/>
          </w:rPr>
          <w:lastRenderedPageBreak/>
          <w:drawing>
            <wp:inline distT="114300" distB="114300" distL="114300" distR="114300">
              <wp:extent cx="3209925" cy="3448050"/>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7"/>
                      <a:srcRect/>
                      <a:stretch>
                        <a:fillRect/>
                      </a:stretch>
                    </pic:blipFill>
                    <pic:spPr>
                      <a:xfrm>
                        <a:off x="0" y="0"/>
                        <a:ext cx="3209925" cy="3448050"/>
                      </a:xfrm>
                      <a:prstGeom prst="rect">
                        <a:avLst/>
                      </a:prstGeom>
                      <a:ln/>
                    </pic:spPr>
                  </pic:pic>
                </a:graphicData>
              </a:graphic>
            </wp:inline>
          </w:drawing>
        </w:r>
      </w:ins>
    </w:p>
    <w:p w:rsidR="000B4D94" w:rsidRDefault="00F304F0">
      <w:pPr>
        <w:spacing w:before="220" w:line="420" w:lineRule="auto"/>
        <w:rPr>
          <w:ins w:id="598" w:author="JUAN ESTEBAN PEREIRA NEIRA" w:date="2022-12-06T01:50:00Z"/>
        </w:rPr>
      </w:pPr>
      <w:ins w:id="599" w:author="JUAN ESTEBAN PEREIRA NEIRA" w:date="2022-12-06T01:50:00Z">
        <w:r>
          <w:t xml:space="preserve">Resultado: </w:t>
        </w:r>
      </w:ins>
    </w:p>
    <w:p w:rsidR="000B4D94" w:rsidRDefault="00F304F0">
      <w:pPr>
        <w:spacing w:before="220" w:line="420" w:lineRule="auto"/>
        <w:rPr>
          <w:ins w:id="600" w:author="JUAN ESTEBAN PEREIRA NEIRA" w:date="2022-12-06T01:50:00Z"/>
        </w:rPr>
      </w:pPr>
      <w:ins w:id="601" w:author="JUAN ESTEBAN PEREIRA NEIRA" w:date="2022-12-06T01:50:00Z">
        <w:r>
          <w:rPr>
            <w:noProof/>
            <w:lang w:val="en-US"/>
          </w:rPr>
          <w:drawing>
            <wp:inline distT="114300" distB="114300" distL="114300" distR="114300">
              <wp:extent cx="5731200" cy="20955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731200" cy="2095500"/>
                      </a:xfrm>
                      <a:prstGeom prst="rect">
                        <a:avLst/>
                      </a:prstGeom>
                      <a:ln/>
                    </pic:spPr>
                  </pic:pic>
                </a:graphicData>
              </a:graphic>
            </wp:inline>
          </w:drawing>
        </w:r>
      </w:ins>
    </w:p>
    <w:p w:rsidR="000B4D94" w:rsidRDefault="00F304F0">
      <w:pPr>
        <w:spacing w:before="220" w:line="420" w:lineRule="auto"/>
        <w:rPr>
          <w:ins w:id="602" w:author="JUAN ESTEBAN PEREIRA NEIRA" w:date="2022-12-06T01:50:00Z"/>
        </w:rPr>
      </w:pPr>
      <w:ins w:id="603" w:author="JUAN ESTEBAN PEREIRA NEIRA" w:date="2022-12-06T01:50:00Z">
        <w:r>
          <w:t xml:space="preserve">Ingresamos: </w:t>
        </w:r>
      </w:ins>
    </w:p>
    <w:p w:rsidR="000B4D94" w:rsidRDefault="00F304F0">
      <w:pPr>
        <w:spacing w:before="220" w:line="420" w:lineRule="auto"/>
        <w:rPr>
          <w:ins w:id="604" w:author="JUAN ESTEBAN PEREIRA NEIRA" w:date="2022-12-06T01:50:00Z"/>
        </w:rPr>
      </w:pPr>
      <w:ins w:id="605" w:author="JUAN ESTEBAN PEREIRA NEIRA" w:date="2022-12-06T01:50:00Z">
        <w:r>
          <w:rPr>
            <w:noProof/>
            <w:lang w:val="en-US"/>
          </w:rPr>
          <w:lastRenderedPageBreak/>
          <w:drawing>
            <wp:inline distT="114300" distB="114300" distL="114300" distR="114300">
              <wp:extent cx="3067050" cy="3543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3067050" cy="3543300"/>
                      </a:xfrm>
                      <a:prstGeom prst="rect">
                        <a:avLst/>
                      </a:prstGeom>
                      <a:ln/>
                    </pic:spPr>
                  </pic:pic>
                </a:graphicData>
              </a:graphic>
            </wp:inline>
          </w:drawing>
        </w:r>
      </w:ins>
    </w:p>
    <w:p w:rsidR="000B4D94" w:rsidRDefault="00F304F0">
      <w:pPr>
        <w:spacing w:before="220" w:line="420" w:lineRule="auto"/>
        <w:rPr>
          <w:ins w:id="606" w:author="JUAN ESTEBAN PEREIRA NEIRA" w:date="2022-12-06T01:50:00Z"/>
        </w:rPr>
      </w:pPr>
      <w:ins w:id="607" w:author="JUAN ESTEBAN PEREIRA NEIRA" w:date="2022-12-06T01:50:00Z">
        <w:r>
          <w:t xml:space="preserve">Resultado: </w:t>
        </w:r>
      </w:ins>
    </w:p>
    <w:p w:rsidR="000B4D94" w:rsidRDefault="00F304F0">
      <w:pPr>
        <w:spacing w:before="220" w:line="420" w:lineRule="auto"/>
        <w:rPr>
          <w:ins w:id="608" w:author="JUAN ESTEBAN PEREIRA NEIRA" w:date="2022-12-06T01:50:00Z"/>
        </w:rPr>
      </w:pPr>
      <w:ins w:id="609" w:author="JUAN ESTEBAN PEREIRA NEIRA" w:date="2022-12-06T01:50:00Z">
        <w:r>
          <w:rPr>
            <w:noProof/>
            <w:lang w:val="en-US"/>
          </w:rPr>
          <w:drawing>
            <wp:inline distT="114300" distB="114300" distL="114300" distR="114300">
              <wp:extent cx="5731200" cy="1981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5731200" cy="1981200"/>
                      </a:xfrm>
                      <a:prstGeom prst="rect">
                        <a:avLst/>
                      </a:prstGeom>
                      <a:ln/>
                    </pic:spPr>
                  </pic:pic>
                </a:graphicData>
              </a:graphic>
            </wp:inline>
          </w:drawing>
        </w:r>
      </w:ins>
    </w:p>
    <w:p w:rsidR="000B4D94" w:rsidRDefault="00F304F0">
      <w:pPr>
        <w:spacing w:before="220" w:line="420" w:lineRule="auto"/>
        <w:rPr>
          <w:ins w:id="610" w:author="JUAN ESTEBAN PEREIRA NEIRA" w:date="2022-12-06T01:50:00Z"/>
        </w:rPr>
      </w:pPr>
      <w:ins w:id="611" w:author="JUAN ESTEBAN PEREIRA NEIRA" w:date="2022-12-06T01:50:00Z">
        <w:r>
          <w:t>*Función terminarprestamo</w:t>
        </w:r>
      </w:ins>
    </w:p>
    <w:p w:rsidR="000B4D94" w:rsidRDefault="00F304F0">
      <w:pPr>
        <w:spacing w:before="220" w:line="420" w:lineRule="auto"/>
        <w:rPr>
          <w:ins w:id="612" w:author="JUAN ESTEBAN PEREIRA NEIRA" w:date="2022-12-06T01:50:00Z"/>
        </w:rPr>
      </w:pPr>
      <w:ins w:id="613" w:author="JUAN ESTEBAN PEREIRA NEIRA" w:date="2022-12-06T01:50:00Z">
        <w:r>
          <w:t xml:space="preserve">Definición de datos: </w:t>
        </w:r>
      </w:ins>
    </w:p>
    <w:p w:rsidR="000B4D94" w:rsidRDefault="00F304F0">
      <w:pPr>
        <w:spacing w:before="220" w:line="420" w:lineRule="auto"/>
        <w:rPr>
          <w:ins w:id="614" w:author="JUAN ESTEBAN PEREIRA NEIRA" w:date="2022-12-06T01:50:00Z"/>
        </w:rPr>
      </w:pPr>
      <w:ins w:id="615" w:author="JUAN ESTEBAN PEREIRA NEIRA" w:date="2022-12-06T01:50:00Z">
        <w:r>
          <w:t xml:space="preserve">nombr, apellid, hor, fech, curs, jornad, recurs=Variables tipo StringVar que contienen los datos obtenidos </w:t>
        </w:r>
        <w:r>
          <w:t>por el usuario</w:t>
        </w:r>
      </w:ins>
    </w:p>
    <w:p w:rsidR="000B4D94" w:rsidRDefault="00F304F0">
      <w:pPr>
        <w:spacing w:before="220" w:line="420" w:lineRule="auto"/>
        <w:rPr>
          <w:ins w:id="616" w:author="JUAN ESTEBAN PEREIRA NEIRA" w:date="2022-12-06T01:50:00Z"/>
        </w:rPr>
      </w:pPr>
      <w:ins w:id="617" w:author="JUAN ESTEBAN PEREIRA NEIRA" w:date="2022-12-06T01:50:00Z">
        <w:r>
          <w:t>codig, numCelua, cantida=Variables tipo IntVar que contiene los datos obtenidos del usuario</w:t>
        </w:r>
      </w:ins>
    </w:p>
    <w:p w:rsidR="000B4D94" w:rsidRDefault="00F304F0">
      <w:pPr>
        <w:spacing w:before="220" w:line="420" w:lineRule="auto"/>
        <w:rPr>
          <w:ins w:id="618" w:author="JUAN ESTEBAN PEREIRA NEIRA" w:date="2022-12-06T01:50:00Z"/>
        </w:rPr>
      </w:pPr>
      <w:ins w:id="619" w:author="JUAN ESTEBAN PEREIRA NEIRA" w:date="2022-12-06T01:50:00Z">
        <w:r>
          <w:t xml:space="preserve">vistarbol3=Treeview correspondiente a la pestaña 4 que almacena el registro de prestamos finalizados </w:t>
        </w:r>
      </w:ins>
    </w:p>
    <w:p w:rsidR="000B4D94" w:rsidRDefault="00F304F0">
      <w:pPr>
        <w:spacing w:before="220" w:line="420" w:lineRule="auto"/>
        <w:rPr>
          <w:ins w:id="620" w:author="JUAN ESTEBAN PEREIRA NEIRA" w:date="2022-12-06T01:50:00Z"/>
        </w:rPr>
      </w:pPr>
      <w:ins w:id="621" w:author="JUAN ESTEBAN PEREIRA NEIRA" w:date="2022-12-06T01:50:00Z">
        <w:r>
          <w:lastRenderedPageBreak/>
          <w:t xml:space="preserve">Firma: </w:t>
        </w:r>
      </w:ins>
    </w:p>
    <w:p w:rsidR="000B4D94" w:rsidRDefault="00F304F0">
      <w:pPr>
        <w:spacing w:before="220" w:line="420" w:lineRule="auto"/>
        <w:rPr>
          <w:ins w:id="622" w:author="JUAN ESTEBAN PEREIRA NEIRA" w:date="2022-12-06T01:50:00Z"/>
        </w:rPr>
      </w:pPr>
      <w:ins w:id="623" w:author="JUAN ESTEBAN PEREIRA NEIRA" w:date="2022-12-06T01:50:00Z">
        <w:r>
          <w:t>Entradas=nombr, apellid, hor, fech, cur</w:t>
        </w:r>
        <w:r>
          <w:t>s, jornad, recurs, codig, numCelua, cantida</w:t>
        </w:r>
      </w:ins>
    </w:p>
    <w:p w:rsidR="000B4D94" w:rsidRDefault="00F304F0">
      <w:pPr>
        <w:spacing w:before="220" w:line="420" w:lineRule="auto"/>
        <w:rPr>
          <w:ins w:id="624" w:author="JUAN ESTEBAN PEREIRA NEIRA" w:date="2022-12-06T01:50:00Z"/>
        </w:rPr>
      </w:pPr>
      <w:ins w:id="625" w:author="JUAN ESTEBAN PEREIRA NEIRA" w:date="2022-12-06T01:50:00Z">
        <w:r>
          <w:t xml:space="preserve">Salida=Inserción de dichos datos en vistarbol3 </w:t>
        </w:r>
      </w:ins>
    </w:p>
    <w:p w:rsidR="000B4D94" w:rsidRDefault="00F304F0">
      <w:pPr>
        <w:spacing w:before="220" w:line="420" w:lineRule="auto"/>
        <w:rPr>
          <w:ins w:id="626" w:author="JUAN ESTEBAN PEREIRA NEIRA" w:date="2022-12-06T01:50:00Z"/>
        </w:rPr>
      </w:pPr>
      <w:ins w:id="627" w:author="JUAN ESTEBAN PEREIRA NEIRA" w:date="2022-12-06T01:50:00Z">
        <w:r>
          <w:t>Propósito: Que la función me permita almacenar los datos de prestamos finalizados en una tabla que está en otra pestaña, para comodidad de la persona encargada, est</w:t>
        </w:r>
        <w:r>
          <w:t xml:space="preserve">e complementa de mejor manera al archivo de texto. </w:t>
        </w:r>
      </w:ins>
    </w:p>
    <w:p w:rsidR="000B4D94" w:rsidRDefault="00F304F0">
      <w:pPr>
        <w:spacing w:before="220" w:line="420" w:lineRule="auto"/>
        <w:rPr>
          <w:ins w:id="628" w:author="JUAN ESTEBAN PEREIRA NEIRA" w:date="2022-12-06T01:50:00Z"/>
        </w:rPr>
      </w:pPr>
      <w:ins w:id="629" w:author="JUAN ESTEBAN PEREIRA NEIRA" w:date="2022-12-06T01:50:00Z">
        <w:r>
          <w:t xml:space="preserve">Ejemplos funcionales: </w:t>
        </w:r>
      </w:ins>
    </w:p>
    <w:p w:rsidR="000B4D94" w:rsidRDefault="00F304F0">
      <w:pPr>
        <w:spacing w:before="220" w:line="420" w:lineRule="auto"/>
        <w:rPr>
          <w:ins w:id="630" w:author="JUAN ESTEBAN PEREIRA NEIRA" w:date="2022-12-06T01:50:00Z"/>
        </w:rPr>
      </w:pPr>
      <w:ins w:id="631" w:author="JUAN ESTEBAN PEREIRA NEIRA" w:date="2022-12-06T01:50:00Z">
        <w:r>
          <w:t xml:space="preserve">Antes: </w:t>
        </w:r>
      </w:ins>
    </w:p>
    <w:p w:rsidR="000B4D94" w:rsidRDefault="00F304F0">
      <w:pPr>
        <w:spacing w:before="220" w:line="420" w:lineRule="auto"/>
        <w:rPr>
          <w:ins w:id="632" w:author="JUAN ESTEBAN PEREIRA NEIRA" w:date="2022-12-06T01:50:00Z"/>
        </w:rPr>
      </w:pPr>
      <w:ins w:id="633" w:author="JUAN ESTEBAN PEREIRA NEIRA" w:date="2022-12-06T01:50:00Z">
        <w:r>
          <w:rPr>
            <w:noProof/>
            <w:lang w:val="en-US"/>
          </w:rPr>
          <w:drawing>
            <wp:inline distT="114300" distB="114300" distL="114300" distR="114300">
              <wp:extent cx="5731200" cy="3390900"/>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731200" cy="3390900"/>
                      </a:xfrm>
                      <a:prstGeom prst="rect">
                        <a:avLst/>
                      </a:prstGeom>
                      <a:ln/>
                    </pic:spPr>
                  </pic:pic>
                </a:graphicData>
              </a:graphic>
            </wp:inline>
          </w:drawing>
        </w:r>
      </w:ins>
    </w:p>
    <w:p w:rsidR="000B4D94" w:rsidRDefault="00F304F0">
      <w:pPr>
        <w:spacing w:before="220" w:line="420" w:lineRule="auto"/>
        <w:rPr>
          <w:ins w:id="634" w:author="JUAN ESTEBAN PEREIRA NEIRA" w:date="2022-12-06T01:50:00Z"/>
        </w:rPr>
      </w:pPr>
      <w:ins w:id="635" w:author="JUAN ESTEBAN PEREIRA NEIRA" w:date="2022-12-06T01:50:00Z">
        <w:r>
          <w:t xml:space="preserve">Luego de presionar el botón “Finalizar Préstamo”: </w:t>
        </w:r>
      </w:ins>
    </w:p>
    <w:p w:rsidR="000B4D94" w:rsidRDefault="00F304F0">
      <w:pPr>
        <w:spacing w:before="220" w:line="420" w:lineRule="auto"/>
        <w:rPr>
          <w:ins w:id="636" w:author="JUAN ESTEBAN PEREIRA NEIRA" w:date="2022-12-06T01:50:00Z"/>
        </w:rPr>
      </w:pPr>
      <w:ins w:id="637" w:author="JUAN ESTEBAN PEREIRA NEIRA" w:date="2022-12-06T01:50:00Z">
        <w:r>
          <w:rPr>
            <w:noProof/>
            <w:lang w:val="en-US"/>
          </w:rPr>
          <w:lastRenderedPageBreak/>
          <w:drawing>
            <wp:inline distT="114300" distB="114300" distL="114300" distR="114300">
              <wp:extent cx="5731200" cy="322580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2"/>
                      <a:srcRect/>
                      <a:stretch>
                        <a:fillRect/>
                      </a:stretch>
                    </pic:blipFill>
                    <pic:spPr>
                      <a:xfrm>
                        <a:off x="0" y="0"/>
                        <a:ext cx="5731200" cy="3225800"/>
                      </a:xfrm>
                      <a:prstGeom prst="rect">
                        <a:avLst/>
                      </a:prstGeom>
                      <a:ln/>
                    </pic:spPr>
                  </pic:pic>
                </a:graphicData>
              </a:graphic>
            </wp:inline>
          </w:drawing>
        </w:r>
      </w:ins>
    </w:p>
    <w:p w:rsidR="000B4D94" w:rsidRDefault="00F304F0">
      <w:pPr>
        <w:spacing w:before="220" w:line="420" w:lineRule="auto"/>
        <w:rPr>
          <w:ins w:id="638" w:author="JUAN ESTEBAN PEREIRA NEIRA" w:date="2022-12-06T01:50:00Z"/>
        </w:rPr>
      </w:pPr>
      <w:ins w:id="639" w:author="JUAN ESTEBAN PEREIRA NEIRA" w:date="2022-12-06T01:50:00Z">
        <w:r>
          <w:t xml:space="preserve">Antes: </w:t>
        </w:r>
      </w:ins>
    </w:p>
    <w:p w:rsidR="000B4D94" w:rsidRDefault="00F304F0">
      <w:pPr>
        <w:spacing w:before="220" w:line="420" w:lineRule="auto"/>
        <w:rPr>
          <w:ins w:id="640" w:author="JUAN ESTEBAN PEREIRA NEIRA" w:date="2022-12-06T01:50:00Z"/>
        </w:rPr>
      </w:pPr>
      <w:ins w:id="641" w:author="JUAN ESTEBAN PEREIRA NEIRA" w:date="2022-12-06T01:50:00Z">
        <w:r>
          <w:rPr>
            <w:noProof/>
            <w:lang w:val="en-US"/>
          </w:rPr>
          <w:drawing>
            <wp:inline distT="114300" distB="114300" distL="114300" distR="114300">
              <wp:extent cx="5731200" cy="32766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731200" cy="3276600"/>
                      </a:xfrm>
                      <a:prstGeom prst="rect">
                        <a:avLst/>
                      </a:prstGeom>
                      <a:ln/>
                    </pic:spPr>
                  </pic:pic>
                </a:graphicData>
              </a:graphic>
            </wp:inline>
          </w:drawing>
        </w:r>
      </w:ins>
    </w:p>
    <w:p w:rsidR="000B4D94" w:rsidRDefault="00F304F0">
      <w:pPr>
        <w:spacing w:before="220" w:line="420" w:lineRule="auto"/>
        <w:rPr>
          <w:ins w:id="642" w:author="JUAN ESTEBAN PEREIRA NEIRA" w:date="2022-12-06T01:50:00Z"/>
        </w:rPr>
      </w:pPr>
      <w:ins w:id="643" w:author="JUAN ESTEBAN PEREIRA NEIRA" w:date="2022-12-06T01:50:00Z">
        <w:r>
          <w:t xml:space="preserve">Después: </w:t>
        </w:r>
      </w:ins>
    </w:p>
    <w:p w:rsidR="000B4D94" w:rsidRDefault="00F304F0">
      <w:pPr>
        <w:spacing w:before="220" w:line="420" w:lineRule="auto"/>
        <w:rPr>
          <w:ins w:id="644" w:author="JUAN ESTEBAN PEREIRA NEIRA" w:date="2022-12-06T01:50:00Z"/>
        </w:rPr>
      </w:pPr>
      <w:ins w:id="645" w:author="JUAN ESTEBAN PEREIRA NEIRA" w:date="2022-12-06T01:50:00Z">
        <w:r>
          <w:rPr>
            <w:noProof/>
            <w:lang w:val="en-US"/>
          </w:rPr>
          <w:lastRenderedPageBreak/>
          <w:drawing>
            <wp:inline distT="114300" distB="114300" distL="114300" distR="114300">
              <wp:extent cx="5731200" cy="3302000"/>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4"/>
                      <a:srcRect/>
                      <a:stretch>
                        <a:fillRect/>
                      </a:stretch>
                    </pic:blipFill>
                    <pic:spPr>
                      <a:xfrm>
                        <a:off x="0" y="0"/>
                        <a:ext cx="5731200" cy="3302000"/>
                      </a:xfrm>
                      <a:prstGeom prst="rect">
                        <a:avLst/>
                      </a:prstGeom>
                      <a:ln/>
                    </pic:spPr>
                  </pic:pic>
                </a:graphicData>
              </a:graphic>
            </wp:inline>
          </w:drawing>
        </w:r>
      </w:ins>
    </w:p>
    <w:p w:rsidR="000B4D94" w:rsidRDefault="00F304F0">
      <w:pPr>
        <w:spacing w:before="220" w:line="420" w:lineRule="auto"/>
        <w:rPr>
          <w:ins w:id="646" w:author="JUAN ESTEBAN PEREIRA NEIRA" w:date="2022-12-06T01:50:00Z"/>
        </w:rPr>
      </w:pPr>
      <w:ins w:id="647" w:author="JUAN ESTEBAN PEREIRA NEIRA" w:date="2022-12-06T01:50:00Z">
        <w:r>
          <w:t xml:space="preserve">Antes: </w:t>
        </w:r>
      </w:ins>
    </w:p>
    <w:p w:rsidR="000B4D94" w:rsidRDefault="00F304F0">
      <w:pPr>
        <w:spacing w:before="220" w:line="420" w:lineRule="auto"/>
        <w:rPr>
          <w:ins w:id="648" w:author="JUAN ESTEBAN PEREIRA NEIRA" w:date="2022-12-06T01:50:00Z"/>
        </w:rPr>
      </w:pPr>
      <w:ins w:id="649" w:author="JUAN ESTEBAN PEREIRA NEIRA" w:date="2022-12-06T01:50:00Z">
        <w:r>
          <w:rPr>
            <w:noProof/>
            <w:lang w:val="en-US"/>
          </w:rPr>
          <w:drawing>
            <wp:inline distT="114300" distB="114300" distL="114300" distR="114300">
              <wp:extent cx="5731200" cy="3365500"/>
              <wp:effectExtent l="0" t="0" r="0" b="0"/>
              <wp:docPr id="6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5"/>
                      <a:srcRect/>
                      <a:stretch>
                        <a:fillRect/>
                      </a:stretch>
                    </pic:blipFill>
                    <pic:spPr>
                      <a:xfrm>
                        <a:off x="0" y="0"/>
                        <a:ext cx="5731200" cy="3365500"/>
                      </a:xfrm>
                      <a:prstGeom prst="rect">
                        <a:avLst/>
                      </a:prstGeom>
                      <a:ln/>
                    </pic:spPr>
                  </pic:pic>
                </a:graphicData>
              </a:graphic>
            </wp:inline>
          </w:drawing>
        </w:r>
      </w:ins>
    </w:p>
    <w:p w:rsidR="000B4D94" w:rsidRDefault="00F304F0">
      <w:pPr>
        <w:spacing w:before="220" w:line="420" w:lineRule="auto"/>
        <w:rPr>
          <w:ins w:id="650" w:author="JUAN ESTEBAN PEREIRA NEIRA" w:date="2022-12-06T01:50:00Z"/>
        </w:rPr>
      </w:pPr>
      <w:ins w:id="651" w:author="JUAN ESTEBAN PEREIRA NEIRA" w:date="2022-12-06T01:50:00Z">
        <w:r>
          <w:t xml:space="preserve">Después: </w:t>
        </w:r>
      </w:ins>
    </w:p>
    <w:p w:rsidR="000B4D94" w:rsidRDefault="00F304F0">
      <w:pPr>
        <w:spacing w:before="220" w:line="420" w:lineRule="auto"/>
        <w:rPr>
          <w:ins w:id="652" w:author="JUAN ESTEBAN PEREIRA NEIRA" w:date="2022-12-06T01:50:00Z"/>
        </w:rPr>
      </w:pPr>
      <w:ins w:id="653" w:author="JUAN ESTEBAN PEREIRA NEIRA" w:date="2022-12-06T01:50:00Z">
        <w:r>
          <w:rPr>
            <w:noProof/>
            <w:lang w:val="en-US"/>
          </w:rPr>
          <w:lastRenderedPageBreak/>
          <w:drawing>
            <wp:inline distT="114300" distB="114300" distL="114300" distR="114300">
              <wp:extent cx="5731200" cy="31496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6"/>
                      <a:srcRect/>
                      <a:stretch>
                        <a:fillRect/>
                      </a:stretch>
                    </pic:blipFill>
                    <pic:spPr>
                      <a:xfrm>
                        <a:off x="0" y="0"/>
                        <a:ext cx="5731200" cy="3149600"/>
                      </a:xfrm>
                      <a:prstGeom prst="rect">
                        <a:avLst/>
                      </a:prstGeom>
                      <a:ln/>
                    </pic:spPr>
                  </pic:pic>
                </a:graphicData>
              </a:graphic>
            </wp:inline>
          </w:drawing>
        </w:r>
      </w:ins>
    </w:p>
    <w:p w:rsidR="000B4D94" w:rsidRDefault="00F304F0">
      <w:pPr>
        <w:spacing w:before="220" w:line="420" w:lineRule="auto"/>
        <w:rPr>
          <w:ins w:id="654" w:author="JUAN ESTEBAN PEREIRA NEIRA" w:date="2022-12-06T01:50:00Z"/>
        </w:rPr>
      </w:pPr>
      <w:ins w:id="655" w:author="JUAN ESTEBAN PEREIRA NEIRA" w:date="2022-12-06T01:50:00Z">
        <w:r>
          <w:t xml:space="preserve">Antes: </w:t>
        </w:r>
      </w:ins>
    </w:p>
    <w:p w:rsidR="000B4D94" w:rsidRDefault="00F304F0">
      <w:pPr>
        <w:spacing w:before="220" w:line="420" w:lineRule="auto"/>
        <w:rPr>
          <w:ins w:id="656" w:author="JUAN ESTEBAN PEREIRA NEIRA" w:date="2022-12-06T01:50:00Z"/>
        </w:rPr>
      </w:pPr>
      <w:ins w:id="657" w:author="JUAN ESTEBAN PEREIRA NEIRA" w:date="2022-12-06T01:50:00Z">
        <w:r>
          <w:rPr>
            <w:noProof/>
            <w:lang w:val="en-US"/>
          </w:rPr>
          <w:drawing>
            <wp:inline distT="114300" distB="114300" distL="114300" distR="114300">
              <wp:extent cx="5731200" cy="33528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7"/>
                      <a:srcRect/>
                      <a:stretch>
                        <a:fillRect/>
                      </a:stretch>
                    </pic:blipFill>
                    <pic:spPr>
                      <a:xfrm>
                        <a:off x="0" y="0"/>
                        <a:ext cx="5731200" cy="3352800"/>
                      </a:xfrm>
                      <a:prstGeom prst="rect">
                        <a:avLst/>
                      </a:prstGeom>
                      <a:ln/>
                    </pic:spPr>
                  </pic:pic>
                </a:graphicData>
              </a:graphic>
            </wp:inline>
          </w:drawing>
        </w:r>
      </w:ins>
    </w:p>
    <w:p w:rsidR="000B4D94" w:rsidRDefault="00F304F0">
      <w:pPr>
        <w:spacing w:before="220" w:line="420" w:lineRule="auto"/>
        <w:rPr>
          <w:ins w:id="658" w:author="JUAN ESTEBAN PEREIRA NEIRA" w:date="2022-12-06T01:50:00Z"/>
        </w:rPr>
      </w:pPr>
      <w:ins w:id="659" w:author="JUAN ESTEBAN PEREIRA NEIRA" w:date="2022-12-06T01:50:00Z">
        <w:r>
          <w:t xml:space="preserve">Después: </w:t>
        </w:r>
      </w:ins>
    </w:p>
    <w:p w:rsidR="000B4D94" w:rsidRDefault="00F304F0">
      <w:pPr>
        <w:spacing w:before="220" w:line="420" w:lineRule="auto"/>
        <w:rPr>
          <w:ins w:id="660" w:author="JUAN ESTEBAN PEREIRA NEIRA" w:date="2022-12-06T01:50:00Z"/>
        </w:rPr>
      </w:pPr>
      <w:ins w:id="661" w:author="JUAN ESTEBAN PEREIRA NEIRA" w:date="2022-12-06T01:50:00Z">
        <w:r>
          <w:rPr>
            <w:noProof/>
            <w:lang w:val="en-US"/>
          </w:rPr>
          <w:lastRenderedPageBreak/>
          <w:drawing>
            <wp:inline distT="114300" distB="114300" distL="114300" distR="114300">
              <wp:extent cx="5731200" cy="3365500"/>
              <wp:effectExtent l="0" t="0" r="0" b="0"/>
              <wp:docPr id="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5731200" cy="3365500"/>
                      </a:xfrm>
                      <a:prstGeom prst="rect">
                        <a:avLst/>
                      </a:prstGeom>
                      <a:ln/>
                    </pic:spPr>
                  </pic:pic>
                </a:graphicData>
              </a:graphic>
            </wp:inline>
          </w:drawing>
        </w:r>
      </w:ins>
    </w:p>
    <w:p w:rsidR="000B4D94" w:rsidRDefault="00F304F0">
      <w:pPr>
        <w:spacing w:before="220" w:line="420" w:lineRule="auto"/>
        <w:rPr>
          <w:ins w:id="662" w:author="JUAN ESTEBAN PEREIRA NEIRA" w:date="2022-12-06T01:50:00Z"/>
        </w:rPr>
      </w:pPr>
      <w:ins w:id="663" w:author="JUAN ESTEBAN PEREIRA NEIRA" w:date="2022-12-06T01:50:00Z">
        <w:r>
          <w:t xml:space="preserve">*Función eliminarcasillas </w:t>
        </w:r>
      </w:ins>
    </w:p>
    <w:p w:rsidR="000B4D94" w:rsidRDefault="00F304F0">
      <w:pPr>
        <w:spacing w:before="220" w:line="420" w:lineRule="auto"/>
        <w:rPr>
          <w:ins w:id="664" w:author="JUAN ESTEBAN PEREIRA NEIRA" w:date="2022-12-06T01:50:00Z"/>
        </w:rPr>
      </w:pPr>
      <w:ins w:id="665" w:author="JUAN ESTEBAN PEREIRA NEIRA" w:date="2022-12-06T01:50:00Z">
        <w:r>
          <w:t xml:space="preserve">Definición de datos: </w:t>
        </w:r>
      </w:ins>
    </w:p>
    <w:p w:rsidR="000B4D94" w:rsidRDefault="00F304F0">
      <w:pPr>
        <w:spacing w:before="220" w:line="420" w:lineRule="auto"/>
        <w:rPr>
          <w:ins w:id="666" w:author="JUAN ESTEBAN PEREIRA NEIRA" w:date="2022-12-06T01:50:00Z"/>
        </w:rPr>
      </w:pPr>
      <w:ins w:id="667" w:author="JUAN ESTEBAN PEREIRA NEIRA" w:date="2022-12-06T01:50:00Z">
        <w:r>
          <w:t>nombr, apellid, hor, fech, curs, jornad, recurs=Variables tipo StringVar en Entrys que contienen los datos obtenidos por el usuario</w:t>
        </w:r>
      </w:ins>
    </w:p>
    <w:p w:rsidR="000B4D94" w:rsidRDefault="00F304F0">
      <w:pPr>
        <w:spacing w:before="220" w:line="420" w:lineRule="auto"/>
        <w:rPr>
          <w:ins w:id="668" w:author="JUAN ESTEBAN PEREIRA NEIRA" w:date="2022-12-06T01:50:00Z"/>
        </w:rPr>
      </w:pPr>
      <w:ins w:id="669" w:author="JUAN ESTEBAN PEREIRA NEIRA" w:date="2022-12-06T01:50:00Z">
        <w:r>
          <w:t>codig, numCelua, cantida=Variables tipo IntVar en Entrys que contiene los datos obtenidos del usuario</w:t>
        </w:r>
      </w:ins>
    </w:p>
    <w:p w:rsidR="000B4D94" w:rsidRDefault="00F304F0">
      <w:pPr>
        <w:spacing w:before="220" w:line="420" w:lineRule="auto"/>
        <w:rPr>
          <w:ins w:id="670" w:author="JUAN ESTEBAN PEREIRA NEIRA" w:date="2022-12-06T01:50:00Z"/>
        </w:rPr>
      </w:pPr>
      <w:ins w:id="671" w:author="JUAN ESTEBAN PEREIRA NEIRA" w:date="2022-12-06T01:50:00Z">
        <w:r>
          <w:t xml:space="preserve">Firmas: </w:t>
        </w:r>
      </w:ins>
    </w:p>
    <w:p w:rsidR="000B4D94" w:rsidRDefault="00F304F0">
      <w:pPr>
        <w:spacing w:before="220" w:line="420" w:lineRule="auto"/>
        <w:rPr>
          <w:ins w:id="672" w:author="JUAN ESTEBAN PEREIRA NEIRA" w:date="2022-12-06T01:50:00Z"/>
        </w:rPr>
      </w:pPr>
      <w:ins w:id="673" w:author="JUAN ESTEBAN PEREIRA NEIRA" w:date="2022-12-06T01:50:00Z">
        <w:r>
          <w:t>Entradas: Ent</w:t>
        </w:r>
        <w:r>
          <w:t>rys de las variables  nombr, apellid, hor, fech, curs, jornad, recurs, codig, numCelua, cantida</w:t>
        </w:r>
      </w:ins>
    </w:p>
    <w:p w:rsidR="000B4D94" w:rsidRDefault="00F304F0">
      <w:pPr>
        <w:spacing w:before="220" w:line="420" w:lineRule="auto"/>
        <w:rPr>
          <w:ins w:id="674" w:author="JUAN ESTEBAN PEREIRA NEIRA" w:date="2022-12-06T01:50:00Z"/>
        </w:rPr>
      </w:pPr>
      <w:ins w:id="675" w:author="JUAN ESTEBAN PEREIRA NEIRA" w:date="2022-12-06T01:50:00Z">
        <w:r>
          <w:t>Salidas: Entrys de estas variables vacíos listos para ser usados de nuevo</w:t>
        </w:r>
      </w:ins>
    </w:p>
    <w:p w:rsidR="000B4D94" w:rsidRDefault="00F304F0">
      <w:pPr>
        <w:spacing w:before="220" w:line="420" w:lineRule="auto"/>
        <w:rPr>
          <w:ins w:id="676" w:author="JUAN ESTEBAN PEREIRA NEIRA" w:date="2022-12-06T01:50:00Z"/>
        </w:rPr>
      </w:pPr>
      <w:ins w:id="677" w:author="JUAN ESTEBAN PEREIRA NEIRA" w:date="2022-12-06T01:50:00Z">
        <w:r>
          <w:t>Propósito: Que la función me limpie los datos de los entrys una vez yo ya los halla ma</w:t>
        </w:r>
        <w:r>
          <w:t xml:space="preserve">ndado al registro </w:t>
        </w:r>
      </w:ins>
    </w:p>
    <w:p w:rsidR="000B4D94" w:rsidRDefault="00F304F0">
      <w:pPr>
        <w:spacing w:before="220" w:line="420" w:lineRule="auto"/>
        <w:rPr>
          <w:ins w:id="678" w:author="JUAN ESTEBAN PEREIRA NEIRA" w:date="2022-12-06T01:50:00Z"/>
        </w:rPr>
      </w:pPr>
      <w:ins w:id="679" w:author="JUAN ESTEBAN PEREIRA NEIRA" w:date="2022-12-06T01:50:00Z">
        <w:r>
          <w:t xml:space="preserve">Ejemplos funcionales: </w:t>
        </w:r>
      </w:ins>
    </w:p>
    <w:p w:rsidR="000B4D94" w:rsidRDefault="00F304F0">
      <w:pPr>
        <w:spacing w:before="220" w:line="420" w:lineRule="auto"/>
        <w:rPr>
          <w:ins w:id="680" w:author="JUAN ESTEBAN PEREIRA NEIRA" w:date="2022-12-06T01:50:00Z"/>
        </w:rPr>
      </w:pPr>
      <w:ins w:id="681" w:author="JUAN ESTEBAN PEREIRA NEIRA" w:date="2022-12-06T01:50:00Z">
        <w:r>
          <w:t xml:space="preserve">Antes: </w:t>
        </w:r>
      </w:ins>
    </w:p>
    <w:p w:rsidR="000B4D94" w:rsidRDefault="00F304F0">
      <w:pPr>
        <w:spacing w:before="220" w:line="420" w:lineRule="auto"/>
        <w:rPr>
          <w:ins w:id="682" w:author="JUAN ESTEBAN PEREIRA NEIRA" w:date="2022-12-06T01:50:00Z"/>
        </w:rPr>
      </w:pPr>
      <w:ins w:id="683" w:author="JUAN ESTEBAN PEREIRA NEIRA" w:date="2022-12-06T01:50:00Z">
        <w:r>
          <w:rPr>
            <w:noProof/>
            <w:lang w:val="en-US"/>
          </w:rPr>
          <w:lastRenderedPageBreak/>
          <w:drawing>
            <wp:inline distT="114300" distB="114300" distL="114300" distR="114300">
              <wp:extent cx="3000375" cy="58483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9"/>
                      <a:srcRect/>
                      <a:stretch>
                        <a:fillRect/>
                      </a:stretch>
                    </pic:blipFill>
                    <pic:spPr>
                      <a:xfrm>
                        <a:off x="0" y="0"/>
                        <a:ext cx="3000375" cy="5848350"/>
                      </a:xfrm>
                      <a:prstGeom prst="rect">
                        <a:avLst/>
                      </a:prstGeom>
                      <a:ln/>
                    </pic:spPr>
                  </pic:pic>
                </a:graphicData>
              </a:graphic>
            </wp:inline>
          </w:drawing>
        </w:r>
      </w:ins>
    </w:p>
    <w:p w:rsidR="000B4D94" w:rsidRDefault="00F304F0">
      <w:pPr>
        <w:spacing w:before="220" w:line="420" w:lineRule="auto"/>
        <w:rPr>
          <w:ins w:id="684" w:author="JUAN ESTEBAN PEREIRA NEIRA" w:date="2022-12-06T01:50:00Z"/>
        </w:rPr>
      </w:pPr>
      <w:ins w:id="685" w:author="JUAN ESTEBAN PEREIRA NEIRA" w:date="2022-12-06T01:50:00Z">
        <w:r>
          <w:t xml:space="preserve">Después: </w:t>
        </w:r>
      </w:ins>
    </w:p>
    <w:p w:rsidR="000B4D94" w:rsidRDefault="00F304F0">
      <w:pPr>
        <w:spacing w:before="220" w:line="420" w:lineRule="auto"/>
        <w:rPr>
          <w:ins w:id="686" w:author="JUAN ESTEBAN PEREIRA NEIRA" w:date="2022-12-06T01:50:00Z"/>
        </w:rPr>
      </w:pPr>
      <w:ins w:id="687" w:author="JUAN ESTEBAN PEREIRA NEIRA" w:date="2022-12-06T01:50:00Z">
        <w:r>
          <w:rPr>
            <w:noProof/>
            <w:lang w:val="en-US"/>
          </w:rPr>
          <w:lastRenderedPageBreak/>
          <w:drawing>
            <wp:inline distT="114300" distB="114300" distL="114300" distR="114300">
              <wp:extent cx="2647950" cy="5953125"/>
              <wp:effectExtent l="0" t="0" r="0" b="0"/>
              <wp:docPr id="5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0"/>
                      <a:srcRect/>
                      <a:stretch>
                        <a:fillRect/>
                      </a:stretch>
                    </pic:blipFill>
                    <pic:spPr>
                      <a:xfrm>
                        <a:off x="0" y="0"/>
                        <a:ext cx="2647950" cy="5953125"/>
                      </a:xfrm>
                      <a:prstGeom prst="rect">
                        <a:avLst/>
                      </a:prstGeom>
                      <a:ln/>
                    </pic:spPr>
                  </pic:pic>
                </a:graphicData>
              </a:graphic>
            </wp:inline>
          </w:drawing>
        </w:r>
      </w:ins>
    </w:p>
    <w:p w:rsidR="000B4D94" w:rsidRDefault="00F304F0">
      <w:pPr>
        <w:spacing w:before="220" w:line="420" w:lineRule="auto"/>
        <w:rPr>
          <w:ins w:id="688" w:author="JUAN ESTEBAN PEREIRA NEIRA" w:date="2022-12-06T01:50:00Z"/>
        </w:rPr>
      </w:pPr>
      <w:ins w:id="689" w:author="JUAN ESTEBAN PEREIRA NEIRA" w:date="2022-12-06T01:50:00Z">
        <w:r>
          <w:t xml:space="preserve">Antes: </w:t>
        </w:r>
      </w:ins>
    </w:p>
    <w:p w:rsidR="000B4D94" w:rsidRDefault="00F304F0">
      <w:pPr>
        <w:spacing w:before="220" w:line="420" w:lineRule="auto"/>
        <w:rPr>
          <w:ins w:id="690" w:author="JUAN ESTEBAN PEREIRA NEIRA" w:date="2022-12-06T01:50:00Z"/>
        </w:rPr>
      </w:pPr>
      <w:ins w:id="691" w:author="JUAN ESTEBAN PEREIRA NEIRA" w:date="2022-12-06T01:50:00Z">
        <w:r>
          <w:rPr>
            <w:noProof/>
            <w:lang w:val="en-US"/>
          </w:rPr>
          <w:lastRenderedPageBreak/>
          <w:drawing>
            <wp:inline distT="114300" distB="114300" distL="114300" distR="114300">
              <wp:extent cx="3076575" cy="5905500"/>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1"/>
                      <a:srcRect/>
                      <a:stretch>
                        <a:fillRect/>
                      </a:stretch>
                    </pic:blipFill>
                    <pic:spPr>
                      <a:xfrm>
                        <a:off x="0" y="0"/>
                        <a:ext cx="3076575" cy="5905500"/>
                      </a:xfrm>
                      <a:prstGeom prst="rect">
                        <a:avLst/>
                      </a:prstGeom>
                      <a:ln/>
                    </pic:spPr>
                  </pic:pic>
                </a:graphicData>
              </a:graphic>
            </wp:inline>
          </w:drawing>
        </w:r>
      </w:ins>
    </w:p>
    <w:p w:rsidR="000B4D94" w:rsidRDefault="00F304F0">
      <w:pPr>
        <w:spacing w:before="220" w:line="420" w:lineRule="auto"/>
        <w:rPr>
          <w:ins w:id="692" w:author="JUAN ESTEBAN PEREIRA NEIRA" w:date="2022-12-06T01:50:00Z"/>
        </w:rPr>
      </w:pPr>
      <w:ins w:id="693" w:author="JUAN ESTEBAN PEREIRA NEIRA" w:date="2022-12-06T01:50:00Z">
        <w:r>
          <w:t xml:space="preserve">Después: </w:t>
        </w:r>
      </w:ins>
    </w:p>
    <w:p w:rsidR="000B4D94" w:rsidRDefault="00F304F0">
      <w:pPr>
        <w:spacing w:before="220" w:line="420" w:lineRule="auto"/>
        <w:rPr>
          <w:ins w:id="694" w:author="JUAN ESTEBAN PEREIRA NEIRA" w:date="2022-12-06T01:50:00Z"/>
        </w:rPr>
      </w:pPr>
      <w:ins w:id="695" w:author="JUAN ESTEBAN PEREIRA NEIRA" w:date="2022-12-06T01:50:00Z">
        <w:r>
          <w:rPr>
            <w:noProof/>
            <w:lang w:val="en-US"/>
          </w:rPr>
          <w:lastRenderedPageBreak/>
          <w:drawing>
            <wp:inline distT="114300" distB="114300" distL="114300" distR="114300">
              <wp:extent cx="3495675" cy="5895975"/>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2"/>
                      <a:srcRect/>
                      <a:stretch>
                        <a:fillRect/>
                      </a:stretch>
                    </pic:blipFill>
                    <pic:spPr>
                      <a:xfrm>
                        <a:off x="0" y="0"/>
                        <a:ext cx="3495675" cy="5895975"/>
                      </a:xfrm>
                      <a:prstGeom prst="rect">
                        <a:avLst/>
                      </a:prstGeom>
                      <a:ln/>
                    </pic:spPr>
                  </pic:pic>
                </a:graphicData>
              </a:graphic>
            </wp:inline>
          </w:drawing>
        </w:r>
      </w:ins>
    </w:p>
    <w:p w:rsidR="000B4D94" w:rsidRDefault="00F304F0">
      <w:pPr>
        <w:spacing w:before="220" w:line="420" w:lineRule="auto"/>
        <w:rPr>
          <w:ins w:id="696" w:author="JUAN ESTEBAN PEREIRA NEIRA" w:date="2022-12-06T01:50:00Z"/>
        </w:rPr>
      </w:pPr>
      <w:ins w:id="697" w:author="JUAN ESTEBAN PEREIRA NEIRA" w:date="2022-12-06T01:50:00Z">
        <w:r>
          <w:t xml:space="preserve">Antes: </w:t>
        </w:r>
      </w:ins>
    </w:p>
    <w:p w:rsidR="000B4D94" w:rsidRDefault="00F304F0">
      <w:pPr>
        <w:spacing w:before="220" w:line="420" w:lineRule="auto"/>
        <w:rPr>
          <w:ins w:id="698" w:author="JUAN ESTEBAN PEREIRA NEIRA" w:date="2022-12-06T01:50:00Z"/>
        </w:rPr>
      </w:pPr>
      <w:ins w:id="699" w:author="JUAN ESTEBAN PEREIRA NEIRA" w:date="2022-12-06T01:50:00Z">
        <w:r>
          <w:rPr>
            <w:noProof/>
            <w:lang w:val="en-US"/>
          </w:rPr>
          <w:lastRenderedPageBreak/>
          <w:drawing>
            <wp:inline distT="114300" distB="114300" distL="114300" distR="114300">
              <wp:extent cx="2876550" cy="5915025"/>
              <wp:effectExtent l="0" t="0" r="0" b="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3"/>
                      <a:srcRect/>
                      <a:stretch>
                        <a:fillRect/>
                      </a:stretch>
                    </pic:blipFill>
                    <pic:spPr>
                      <a:xfrm>
                        <a:off x="0" y="0"/>
                        <a:ext cx="2876550" cy="5915025"/>
                      </a:xfrm>
                      <a:prstGeom prst="rect">
                        <a:avLst/>
                      </a:prstGeom>
                      <a:ln/>
                    </pic:spPr>
                  </pic:pic>
                </a:graphicData>
              </a:graphic>
            </wp:inline>
          </w:drawing>
        </w:r>
      </w:ins>
    </w:p>
    <w:p w:rsidR="000B4D94" w:rsidRDefault="00F304F0">
      <w:pPr>
        <w:spacing w:before="220" w:line="420" w:lineRule="auto"/>
        <w:rPr>
          <w:ins w:id="700" w:author="JUAN ESTEBAN PEREIRA NEIRA" w:date="2022-12-06T01:50:00Z"/>
        </w:rPr>
      </w:pPr>
      <w:ins w:id="701" w:author="JUAN ESTEBAN PEREIRA NEIRA" w:date="2022-12-06T01:50:00Z">
        <w:r>
          <w:t xml:space="preserve">Después: </w:t>
        </w:r>
      </w:ins>
    </w:p>
    <w:p w:rsidR="000B4D94" w:rsidRDefault="00F304F0">
      <w:pPr>
        <w:spacing w:before="220" w:line="420" w:lineRule="auto"/>
        <w:rPr>
          <w:ins w:id="702" w:author="JUAN ESTEBAN PEREIRA NEIRA" w:date="2022-12-06T01:50:00Z"/>
        </w:rPr>
      </w:pPr>
      <w:ins w:id="703" w:author="JUAN ESTEBAN PEREIRA NEIRA" w:date="2022-12-06T01:50:00Z">
        <w:r>
          <w:rPr>
            <w:noProof/>
            <w:lang w:val="en-US"/>
          </w:rPr>
          <w:lastRenderedPageBreak/>
          <w:drawing>
            <wp:inline distT="114300" distB="114300" distL="114300" distR="114300">
              <wp:extent cx="2790825" cy="5715000"/>
              <wp:effectExtent l="0" t="0" r="0" b="0"/>
              <wp:docPr id="8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4"/>
                      <a:srcRect/>
                      <a:stretch>
                        <a:fillRect/>
                      </a:stretch>
                    </pic:blipFill>
                    <pic:spPr>
                      <a:xfrm>
                        <a:off x="0" y="0"/>
                        <a:ext cx="2790825" cy="5715000"/>
                      </a:xfrm>
                      <a:prstGeom prst="rect">
                        <a:avLst/>
                      </a:prstGeom>
                      <a:ln/>
                    </pic:spPr>
                  </pic:pic>
                </a:graphicData>
              </a:graphic>
            </wp:inline>
          </w:drawing>
        </w:r>
      </w:ins>
    </w:p>
    <w:p w:rsidR="000B4D94" w:rsidRDefault="00F304F0">
      <w:pPr>
        <w:spacing w:before="220" w:line="420" w:lineRule="auto"/>
        <w:rPr>
          <w:ins w:id="704" w:author="JUAN ESTEBAN PEREIRA NEIRA" w:date="2022-12-06T01:50:00Z"/>
        </w:rPr>
      </w:pPr>
      <w:ins w:id="705" w:author="JUAN ESTEBAN PEREIRA NEIRA" w:date="2022-12-06T01:50:00Z">
        <w:r>
          <w:t xml:space="preserve">Antes: </w:t>
        </w:r>
      </w:ins>
    </w:p>
    <w:p w:rsidR="000B4D94" w:rsidRDefault="00F304F0">
      <w:pPr>
        <w:spacing w:before="220" w:line="420" w:lineRule="auto"/>
        <w:rPr>
          <w:ins w:id="706" w:author="JUAN ESTEBAN PEREIRA NEIRA" w:date="2022-12-06T01:50:00Z"/>
        </w:rPr>
      </w:pPr>
      <w:ins w:id="707" w:author="JUAN ESTEBAN PEREIRA NEIRA" w:date="2022-12-06T01:50:00Z">
        <w:r>
          <w:rPr>
            <w:noProof/>
            <w:lang w:val="en-US"/>
          </w:rPr>
          <w:lastRenderedPageBreak/>
          <w:drawing>
            <wp:inline distT="114300" distB="114300" distL="114300" distR="114300">
              <wp:extent cx="3000375" cy="573405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5"/>
                      <a:srcRect/>
                      <a:stretch>
                        <a:fillRect/>
                      </a:stretch>
                    </pic:blipFill>
                    <pic:spPr>
                      <a:xfrm>
                        <a:off x="0" y="0"/>
                        <a:ext cx="3000375" cy="5734050"/>
                      </a:xfrm>
                      <a:prstGeom prst="rect">
                        <a:avLst/>
                      </a:prstGeom>
                      <a:ln/>
                    </pic:spPr>
                  </pic:pic>
                </a:graphicData>
              </a:graphic>
            </wp:inline>
          </w:drawing>
        </w:r>
      </w:ins>
    </w:p>
    <w:p w:rsidR="000B4D94" w:rsidRDefault="00F304F0">
      <w:pPr>
        <w:spacing w:before="220" w:line="420" w:lineRule="auto"/>
        <w:rPr>
          <w:ins w:id="708" w:author="JUAN ESTEBAN PEREIRA NEIRA" w:date="2022-12-06T01:50:00Z"/>
        </w:rPr>
      </w:pPr>
      <w:ins w:id="709" w:author="JUAN ESTEBAN PEREIRA NEIRA" w:date="2022-12-06T01:50:00Z">
        <w:r>
          <w:t xml:space="preserve">Después: </w:t>
        </w:r>
      </w:ins>
    </w:p>
    <w:p w:rsidR="000B4D94" w:rsidRDefault="00F304F0">
      <w:pPr>
        <w:spacing w:before="220" w:line="420" w:lineRule="auto"/>
        <w:rPr>
          <w:ins w:id="710" w:author="JUAN ESTEBAN PEREIRA NEIRA" w:date="2022-12-06T01:50:00Z"/>
        </w:rPr>
      </w:pPr>
      <w:ins w:id="711" w:author="JUAN ESTEBAN PEREIRA NEIRA" w:date="2022-12-06T01:50:00Z">
        <w:r>
          <w:rPr>
            <w:noProof/>
            <w:lang w:val="en-US"/>
          </w:rPr>
          <w:lastRenderedPageBreak/>
          <w:drawing>
            <wp:inline distT="114300" distB="114300" distL="114300" distR="114300">
              <wp:extent cx="2914650" cy="5686425"/>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6"/>
                      <a:srcRect/>
                      <a:stretch>
                        <a:fillRect/>
                      </a:stretch>
                    </pic:blipFill>
                    <pic:spPr>
                      <a:xfrm>
                        <a:off x="0" y="0"/>
                        <a:ext cx="2914650" cy="5686425"/>
                      </a:xfrm>
                      <a:prstGeom prst="rect">
                        <a:avLst/>
                      </a:prstGeom>
                      <a:ln/>
                    </pic:spPr>
                  </pic:pic>
                </a:graphicData>
              </a:graphic>
            </wp:inline>
          </w:drawing>
        </w:r>
      </w:ins>
    </w:p>
    <w:p w:rsidR="000B4D94" w:rsidRDefault="00F304F0">
      <w:pPr>
        <w:spacing w:before="220" w:line="420" w:lineRule="auto"/>
        <w:rPr>
          <w:ins w:id="712" w:author="JUAN ESTEBAN PEREIRA NEIRA" w:date="2022-12-06T01:50:00Z"/>
        </w:rPr>
      </w:pPr>
      <w:ins w:id="713" w:author="JUAN ESTEBAN PEREIRA NEIRA" w:date="2022-12-06T01:50:00Z">
        <w:r>
          <w:t xml:space="preserve">Función enviardatos </w:t>
        </w:r>
      </w:ins>
    </w:p>
    <w:p w:rsidR="000B4D94" w:rsidRDefault="00F304F0">
      <w:pPr>
        <w:spacing w:before="220" w:line="420" w:lineRule="auto"/>
        <w:rPr>
          <w:ins w:id="714" w:author="JUAN ESTEBAN PEREIRA NEIRA" w:date="2022-12-06T01:50:00Z"/>
        </w:rPr>
      </w:pPr>
      <w:ins w:id="715" w:author="JUAN ESTEBAN PEREIRA NEIRA" w:date="2022-12-06T01:50:00Z">
        <w:r>
          <w:t xml:space="preserve">Definición de datos </w:t>
        </w:r>
        <w:r>
          <w:tab/>
        </w:r>
      </w:ins>
    </w:p>
    <w:p w:rsidR="000B4D94" w:rsidRDefault="00F304F0">
      <w:pPr>
        <w:spacing w:before="220" w:line="420" w:lineRule="auto"/>
        <w:rPr>
          <w:ins w:id="716" w:author="JUAN ESTEBAN PEREIRA NEIRA" w:date="2022-12-06T01:50:00Z"/>
        </w:rPr>
      </w:pPr>
      <w:ins w:id="717" w:author="JUAN ESTEBAN PEREIRA NEIRA" w:date="2022-12-06T01:50:00Z">
        <w:r>
          <w:t>nombr, apellid, hor, fech, curs, jornad, recurs=Variables tipo StringVar en Entrys que contienen los datos obtenidos por el usuario</w:t>
        </w:r>
      </w:ins>
    </w:p>
    <w:p w:rsidR="000B4D94" w:rsidRDefault="00F304F0">
      <w:pPr>
        <w:spacing w:before="220" w:line="420" w:lineRule="auto"/>
        <w:rPr>
          <w:ins w:id="718" w:author="JUAN ESTEBAN PEREIRA NEIRA" w:date="2022-12-06T01:50:00Z"/>
        </w:rPr>
      </w:pPr>
      <w:ins w:id="719" w:author="JUAN ESTEBAN PEREIRA NEIRA" w:date="2022-12-06T01:50:00Z">
        <w:r>
          <w:t>codig, numCelua, cantida=Variables tipo IntVar en Entrys que contiene los datos obtenidos del usuario</w:t>
        </w:r>
      </w:ins>
    </w:p>
    <w:p w:rsidR="000B4D94" w:rsidRDefault="00F304F0">
      <w:pPr>
        <w:spacing w:before="220" w:line="420" w:lineRule="auto"/>
        <w:rPr>
          <w:ins w:id="720" w:author="JUAN ESTEBAN PEREIRA NEIRA" w:date="2022-12-06T01:50:00Z"/>
        </w:rPr>
      </w:pPr>
      <w:ins w:id="721" w:author="JUAN ESTEBAN PEREIRA NEIRA" w:date="2022-12-06T01:50:00Z">
        <w:r>
          <w:t xml:space="preserve">Firmas: </w:t>
        </w:r>
      </w:ins>
    </w:p>
    <w:p w:rsidR="000B4D94" w:rsidRDefault="00F304F0">
      <w:pPr>
        <w:spacing w:before="220" w:line="420" w:lineRule="auto"/>
        <w:rPr>
          <w:ins w:id="722" w:author="JUAN ESTEBAN PEREIRA NEIRA" w:date="2022-12-06T01:50:00Z"/>
        </w:rPr>
      </w:pPr>
      <w:ins w:id="723" w:author="JUAN ESTEBAN PEREIRA NEIRA" w:date="2022-12-06T01:50:00Z">
        <w:r>
          <w:lastRenderedPageBreak/>
          <w:t>Entradas: Ent</w:t>
        </w:r>
        <w:r>
          <w:t>rys de las variables  nombr, apellid, hor, fech, curs, jornad, recurs, codig, numCelua, cantida</w:t>
        </w:r>
      </w:ins>
    </w:p>
    <w:p w:rsidR="000B4D94" w:rsidRDefault="00F304F0">
      <w:pPr>
        <w:spacing w:before="220" w:line="420" w:lineRule="auto"/>
        <w:rPr>
          <w:ins w:id="724" w:author="JUAN ESTEBAN PEREIRA NEIRA" w:date="2022-12-06T01:50:00Z"/>
        </w:rPr>
      </w:pPr>
      <w:ins w:id="725" w:author="JUAN ESTEBAN PEREIRA NEIRA" w:date="2022-12-06T01:50:00Z">
        <w:r>
          <w:t>Salidas Introducción de estos datos a la tabla trev donde quedan registrados los préstamos</w:t>
        </w:r>
      </w:ins>
    </w:p>
    <w:p w:rsidR="000B4D94" w:rsidRDefault="00F304F0">
      <w:pPr>
        <w:spacing w:before="220" w:line="420" w:lineRule="auto"/>
        <w:rPr>
          <w:ins w:id="726" w:author="JUAN ESTEBAN PEREIRA NEIRA" w:date="2022-12-06T01:50:00Z"/>
        </w:rPr>
      </w:pPr>
      <w:ins w:id="727" w:author="JUAN ESTEBAN PEREIRA NEIRA" w:date="2022-12-06T01:50:00Z">
        <w:r>
          <w:t>Propósito Que la función introduzca y capte los datos provenientes de</w:t>
        </w:r>
        <w:r>
          <w:t xml:space="preserve"> entrys en la tabla trev </w:t>
        </w:r>
      </w:ins>
    </w:p>
    <w:p w:rsidR="000B4D94" w:rsidRDefault="00F304F0">
      <w:pPr>
        <w:spacing w:before="220" w:line="420" w:lineRule="auto"/>
        <w:rPr>
          <w:ins w:id="728" w:author="JUAN ESTEBAN PEREIRA NEIRA" w:date="2022-12-06T01:50:00Z"/>
        </w:rPr>
      </w:pPr>
      <w:ins w:id="729" w:author="JUAN ESTEBAN PEREIRA NEIRA" w:date="2022-12-06T01:50:00Z">
        <w:r>
          <w:t>Ejemplos funcionales</w:t>
        </w:r>
      </w:ins>
    </w:p>
    <w:p w:rsidR="000B4D94" w:rsidRDefault="00F304F0">
      <w:pPr>
        <w:spacing w:before="220" w:line="420" w:lineRule="auto"/>
        <w:rPr>
          <w:ins w:id="730" w:author="JUAN ESTEBAN PEREIRA NEIRA" w:date="2022-12-06T01:50:00Z"/>
        </w:rPr>
      </w:pPr>
      <w:ins w:id="731" w:author="JUAN ESTEBAN PEREIRA NEIRA" w:date="2022-12-06T01:50:00Z">
        <w:r>
          <w:t>Entramos los datos</w:t>
        </w:r>
      </w:ins>
    </w:p>
    <w:p w:rsidR="000B4D94" w:rsidRDefault="00F304F0">
      <w:pPr>
        <w:spacing w:before="220" w:line="420" w:lineRule="auto"/>
        <w:rPr>
          <w:ins w:id="732" w:author="JUAN ESTEBAN PEREIRA NEIRA" w:date="2022-12-06T01:50:00Z"/>
        </w:rPr>
      </w:pPr>
      <w:ins w:id="733" w:author="JUAN ESTEBAN PEREIRA NEIRA" w:date="2022-12-06T01:50:00Z">
        <w:r>
          <w:rPr>
            <w:noProof/>
            <w:lang w:val="en-US"/>
          </w:rPr>
          <w:drawing>
            <wp:inline distT="114300" distB="114300" distL="114300" distR="114300">
              <wp:extent cx="2705100" cy="5867400"/>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705100" cy="5867400"/>
                      </a:xfrm>
                      <a:prstGeom prst="rect">
                        <a:avLst/>
                      </a:prstGeom>
                      <a:ln/>
                    </pic:spPr>
                  </pic:pic>
                </a:graphicData>
              </a:graphic>
            </wp:inline>
          </w:drawing>
        </w:r>
      </w:ins>
    </w:p>
    <w:p w:rsidR="000B4D94" w:rsidRDefault="00F304F0">
      <w:pPr>
        <w:spacing w:before="220" w:line="420" w:lineRule="auto"/>
        <w:rPr>
          <w:ins w:id="734" w:author="JUAN ESTEBAN PEREIRA NEIRA" w:date="2022-12-06T01:50:00Z"/>
        </w:rPr>
      </w:pPr>
      <w:ins w:id="735" w:author="JUAN ESTEBAN PEREIRA NEIRA" w:date="2022-12-06T01:50:00Z">
        <w:r>
          <w:t xml:space="preserve">Después </w:t>
        </w:r>
      </w:ins>
    </w:p>
    <w:p w:rsidR="000B4D94" w:rsidRDefault="00F304F0">
      <w:pPr>
        <w:spacing w:before="220" w:line="420" w:lineRule="auto"/>
        <w:rPr>
          <w:ins w:id="736" w:author="JUAN ESTEBAN PEREIRA NEIRA" w:date="2022-12-06T01:50:00Z"/>
        </w:rPr>
      </w:pPr>
      <w:ins w:id="737" w:author="JUAN ESTEBAN PEREIRA NEIRA" w:date="2022-12-06T01:50:00Z">
        <w:r>
          <w:rPr>
            <w:noProof/>
            <w:lang w:val="en-US"/>
          </w:rPr>
          <w:lastRenderedPageBreak/>
          <w:drawing>
            <wp:inline distT="114300" distB="114300" distL="114300" distR="114300">
              <wp:extent cx="5731200" cy="7366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736600"/>
                      </a:xfrm>
                      <a:prstGeom prst="rect">
                        <a:avLst/>
                      </a:prstGeom>
                      <a:ln/>
                    </pic:spPr>
                  </pic:pic>
                </a:graphicData>
              </a:graphic>
            </wp:inline>
          </w:drawing>
        </w:r>
      </w:ins>
    </w:p>
    <w:p w:rsidR="000B4D94" w:rsidRDefault="00F304F0">
      <w:pPr>
        <w:spacing w:before="220" w:line="420" w:lineRule="auto"/>
        <w:rPr>
          <w:ins w:id="738" w:author="JUAN ESTEBAN PEREIRA NEIRA" w:date="2022-12-06T01:50:00Z"/>
        </w:rPr>
      </w:pPr>
      <w:ins w:id="739" w:author="JUAN ESTEBAN PEREIRA NEIRA" w:date="2022-12-06T01:50:00Z">
        <w:r>
          <w:t xml:space="preserve">Antes </w:t>
        </w:r>
      </w:ins>
    </w:p>
    <w:p w:rsidR="000B4D94" w:rsidRDefault="00F304F0">
      <w:pPr>
        <w:spacing w:before="220" w:line="420" w:lineRule="auto"/>
        <w:rPr>
          <w:ins w:id="740" w:author="JUAN ESTEBAN PEREIRA NEIRA" w:date="2022-12-06T01:50:00Z"/>
        </w:rPr>
      </w:pPr>
      <w:ins w:id="741" w:author="JUAN ESTEBAN PEREIRA NEIRA" w:date="2022-12-06T01:50:00Z">
        <w:r>
          <w:rPr>
            <w:noProof/>
            <w:lang w:val="en-US"/>
          </w:rPr>
          <w:drawing>
            <wp:inline distT="114300" distB="114300" distL="114300" distR="114300">
              <wp:extent cx="2752725" cy="6019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752725" cy="6019800"/>
                      </a:xfrm>
                      <a:prstGeom prst="rect">
                        <a:avLst/>
                      </a:prstGeom>
                      <a:ln/>
                    </pic:spPr>
                  </pic:pic>
                </a:graphicData>
              </a:graphic>
            </wp:inline>
          </w:drawing>
        </w:r>
      </w:ins>
    </w:p>
    <w:p w:rsidR="000B4D94" w:rsidRDefault="00F304F0">
      <w:pPr>
        <w:spacing w:before="220" w:line="420" w:lineRule="auto"/>
        <w:rPr>
          <w:ins w:id="742" w:author="JUAN ESTEBAN PEREIRA NEIRA" w:date="2022-12-06T01:50:00Z"/>
        </w:rPr>
      </w:pPr>
      <w:ins w:id="743" w:author="JUAN ESTEBAN PEREIRA NEIRA" w:date="2022-12-06T01:50:00Z">
        <w:r>
          <w:t>Después</w:t>
        </w:r>
      </w:ins>
    </w:p>
    <w:p w:rsidR="000B4D94" w:rsidRDefault="00F304F0">
      <w:pPr>
        <w:spacing w:before="220" w:line="420" w:lineRule="auto"/>
        <w:rPr>
          <w:ins w:id="744" w:author="JUAN ESTEBAN PEREIRA NEIRA" w:date="2022-12-06T01:50:00Z"/>
        </w:rPr>
      </w:pPr>
      <w:ins w:id="745" w:author="JUAN ESTEBAN PEREIRA NEIRA" w:date="2022-12-06T01:50:00Z">
        <w:r>
          <w:rPr>
            <w:noProof/>
            <w:lang w:val="en-US"/>
          </w:rPr>
          <w:lastRenderedPageBreak/>
          <w:drawing>
            <wp:inline distT="114300" distB="114300" distL="114300" distR="114300">
              <wp:extent cx="5731200" cy="914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914400"/>
                      </a:xfrm>
                      <a:prstGeom prst="rect">
                        <a:avLst/>
                      </a:prstGeom>
                      <a:ln/>
                    </pic:spPr>
                  </pic:pic>
                </a:graphicData>
              </a:graphic>
            </wp:inline>
          </w:drawing>
        </w:r>
      </w:ins>
    </w:p>
    <w:p w:rsidR="000B4D94" w:rsidRDefault="00F304F0">
      <w:pPr>
        <w:spacing w:before="220" w:line="420" w:lineRule="auto"/>
        <w:rPr>
          <w:ins w:id="746" w:author="JUAN ESTEBAN PEREIRA NEIRA" w:date="2022-12-06T01:50:00Z"/>
        </w:rPr>
      </w:pPr>
      <w:ins w:id="747" w:author="JUAN ESTEBAN PEREIRA NEIRA" w:date="2022-12-06T01:50:00Z">
        <w:r>
          <w:t>Antes</w:t>
        </w:r>
      </w:ins>
    </w:p>
    <w:p w:rsidR="000B4D94" w:rsidRDefault="00F304F0">
      <w:pPr>
        <w:spacing w:before="220" w:line="420" w:lineRule="auto"/>
        <w:rPr>
          <w:ins w:id="748" w:author="JUAN ESTEBAN PEREIRA NEIRA" w:date="2022-12-06T01:50:00Z"/>
        </w:rPr>
      </w:pPr>
      <w:ins w:id="749" w:author="JUAN ESTEBAN PEREIRA NEIRA" w:date="2022-12-06T01:50:00Z">
        <w:r>
          <w:rPr>
            <w:noProof/>
            <w:lang w:val="en-US"/>
          </w:rPr>
          <w:drawing>
            <wp:inline distT="114300" distB="114300" distL="114300" distR="114300">
              <wp:extent cx="2714625" cy="6019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2714625" cy="6019800"/>
                      </a:xfrm>
                      <a:prstGeom prst="rect">
                        <a:avLst/>
                      </a:prstGeom>
                      <a:ln/>
                    </pic:spPr>
                  </pic:pic>
                </a:graphicData>
              </a:graphic>
            </wp:inline>
          </w:drawing>
        </w:r>
      </w:ins>
    </w:p>
    <w:p w:rsidR="000B4D94" w:rsidRDefault="00F304F0">
      <w:pPr>
        <w:spacing w:before="220" w:line="420" w:lineRule="auto"/>
        <w:rPr>
          <w:ins w:id="750" w:author="JUAN ESTEBAN PEREIRA NEIRA" w:date="2022-12-06T01:50:00Z"/>
        </w:rPr>
      </w:pPr>
      <w:ins w:id="751" w:author="JUAN ESTEBAN PEREIRA NEIRA" w:date="2022-12-06T01:50:00Z">
        <w:r>
          <w:t xml:space="preserve">Después </w:t>
        </w:r>
      </w:ins>
    </w:p>
    <w:p w:rsidR="000B4D94" w:rsidRDefault="00F304F0">
      <w:pPr>
        <w:spacing w:before="220" w:line="420" w:lineRule="auto"/>
        <w:rPr>
          <w:ins w:id="752" w:author="JUAN ESTEBAN PEREIRA NEIRA" w:date="2022-12-06T01:50:00Z"/>
        </w:rPr>
      </w:pPr>
      <w:ins w:id="753" w:author="JUAN ESTEBAN PEREIRA NEIRA" w:date="2022-12-06T01:50:00Z">
        <w:r>
          <w:rPr>
            <w:noProof/>
            <w:lang w:val="en-US"/>
          </w:rPr>
          <w:lastRenderedPageBreak/>
          <w:drawing>
            <wp:inline distT="114300" distB="114300" distL="114300" distR="114300">
              <wp:extent cx="5731200" cy="10414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31200" cy="1041400"/>
                      </a:xfrm>
                      <a:prstGeom prst="rect">
                        <a:avLst/>
                      </a:prstGeom>
                      <a:ln/>
                    </pic:spPr>
                  </pic:pic>
                </a:graphicData>
              </a:graphic>
            </wp:inline>
          </w:drawing>
        </w:r>
      </w:ins>
    </w:p>
    <w:p w:rsidR="000B4D94" w:rsidRDefault="00F304F0">
      <w:pPr>
        <w:spacing w:before="220" w:line="420" w:lineRule="auto"/>
        <w:rPr>
          <w:ins w:id="754" w:author="JUAN ESTEBAN PEREIRA NEIRA" w:date="2022-12-06T01:50:00Z"/>
        </w:rPr>
      </w:pPr>
      <w:ins w:id="755" w:author="JUAN ESTEBAN PEREIRA NEIRA" w:date="2022-12-06T01:50:00Z">
        <w:r>
          <w:t xml:space="preserve">Antes </w:t>
        </w:r>
      </w:ins>
    </w:p>
    <w:p w:rsidR="000B4D94" w:rsidRDefault="00F304F0">
      <w:pPr>
        <w:spacing w:before="220" w:line="420" w:lineRule="auto"/>
        <w:rPr>
          <w:ins w:id="756" w:author="JUAN ESTEBAN PEREIRA NEIRA" w:date="2022-12-06T01:50:00Z"/>
        </w:rPr>
      </w:pPr>
      <w:ins w:id="757" w:author="JUAN ESTEBAN PEREIRA NEIRA" w:date="2022-12-06T01:50:00Z">
        <w:r>
          <w:rPr>
            <w:noProof/>
            <w:lang w:val="en-US"/>
          </w:rPr>
          <w:drawing>
            <wp:inline distT="114300" distB="114300" distL="114300" distR="114300">
              <wp:extent cx="3267075" cy="6143625"/>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267075" cy="6143625"/>
                      </a:xfrm>
                      <a:prstGeom prst="rect">
                        <a:avLst/>
                      </a:prstGeom>
                      <a:ln/>
                    </pic:spPr>
                  </pic:pic>
                </a:graphicData>
              </a:graphic>
            </wp:inline>
          </w:drawing>
        </w:r>
      </w:ins>
    </w:p>
    <w:p w:rsidR="000B4D94" w:rsidRDefault="00F304F0">
      <w:pPr>
        <w:spacing w:before="220" w:line="420" w:lineRule="auto"/>
        <w:rPr>
          <w:ins w:id="758" w:author="JUAN ESTEBAN PEREIRA NEIRA" w:date="2022-12-06T01:50:00Z"/>
        </w:rPr>
      </w:pPr>
      <w:ins w:id="759" w:author="JUAN ESTEBAN PEREIRA NEIRA" w:date="2022-12-06T01:50:00Z">
        <w:r>
          <w:t xml:space="preserve">Después </w:t>
        </w:r>
      </w:ins>
    </w:p>
    <w:p w:rsidR="000B4D94" w:rsidRDefault="00F304F0">
      <w:pPr>
        <w:spacing w:before="220" w:line="420" w:lineRule="auto"/>
        <w:rPr>
          <w:ins w:id="760" w:author="JUAN ESTEBAN PEREIRA NEIRA" w:date="2022-12-06T01:50:00Z"/>
        </w:rPr>
      </w:pPr>
      <w:ins w:id="761" w:author="JUAN ESTEBAN PEREIRA NEIRA" w:date="2022-12-06T01:50:00Z">
        <w:r>
          <w:rPr>
            <w:noProof/>
            <w:lang w:val="en-US"/>
          </w:rPr>
          <w:lastRenderedPageBreak/>
          <w:drawing>
            <wp:inline distT="114300" distB="114300" distL="114300" distR="114300">
              <wp:extent cx="5731200" cy="1066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1066800"/>
                      </a:xfrm>
                      <a:prstGeom prst="rect">
                        <a:avLst/>
                      </a:prstGeom>
                      <a:ln/>
                    </pic:spPr>
                  </pic:pic>
                </a:graphicData>
              </a:graphic>
            </wp:inline>
          </w:drawing>
        </w:r>
      </w:ins>
    </w:p>
    <w:p w:rsidR="000B4D94" w:rsidRDefault="000B4D94">
      <w:pPr>
        <w:spacing w:before="220" w:line="420" w:lineRule="auto"/>
        <w:rPr>
          <w:ins w:id="762" w:author="JUAN ESTEBAN PEREIRA NEIRA" w:date="2022-12-06T01:50:00Z"/>
        </w:rPr>
      </w:pPr>
    </w:p>
    <w:p w:rsidR="000B4D94" w:rsidRDefault="00F304F0">
      <w:pPr>
        <w:spacing w:before="220" w:line="420" w:lineRule="auto"/>
        <w:rPr>
          <w:ins w:id="763" w:author="JUAN ESTEBAN PEREIRA NEIRA" w:date="2022-12-06T01:50:00Z"/>
        </w:rPr>
      </w:pPr>
      <w:ins w:id="764" w:author="JUAN ESTEBAN PEREIRA NEIRA" w:date="2022-12-06T01:50:00Z">
        <w:r>
          <w:t xml:space="preserve"> </w:t>
        </w:r>
      </w:ins>
    </w:p>
    <w:p w:rsidR="000B4D94" w:rsidRDefault="000B4D94">
      <w:pPr>
        <w:spacing w:before="220" w:line="420" w:lineRule="auto"/>
        <w:rPr>
          <w:ins w:id="765" w:author="JUAN ESTEBAN PEREIRA NEIRA" w:date="2022-12-06T01:50:00Z"/>
        </w:rPr>
      </w:pPr>
    </w:p>
    <w:p w:rsidR="000B4D94" w:rsidRDefault="000B4D94">
      <w:pPr>
        <w:spacing w:before="220" w:line="420" w:lineRule="auto"/>
        <w:rPr>
          <w:ins w:id="766" w:author="JUAN ESTEBAN PEREIRA NEIRA" w:date="2022-12-06T01:50:00Z"/>
        </w:rPr>
      </w:pPr>
    </w:p>
    <w:p w:rsidR="000B4D94" w:rsidRDefault="00F304F0">
      <w:pPr>
        <w:spacing w:before="220" w:line="420" w:lineRule="auto"/>
        <w:rPr>
          <w:ins w:id="767" w:author="JUAN ESTEBAN PEREIRA NEIRA" w:date="2022-12-06T01:50:00Z"/>
        </w:rPr>
      </w:pPr>
      <w:ins w:id="768" w:author="JUAN ESTEBAN PEREIRA NEIRA" w:date="2022-12-06T01:50:00Z">
        <w:r>
          <w:t xml:space="preserve"> </w:t>
        </w:r>
      </w:ins>
    </w:p>
    <w:p w:rsidR="000B4D94" w:rsidRDefault="000B4D94">
      <w:pPr>
        <w:spacing w:before="220" w:line="420" w:lineRule="auto"/>
        <w:rPr>
          <w:ins w:id="769" w:author="JUAN ESTEBAN PEREIRA NEIRA" w:date="2022-12-06T01:50:00Z"/>
        </w:rPr>
      </w:pPr>
    </w:p>
    <w:p w:rsidR="000B4D94" w:rsidRDefault="000B4D94">
      <w:pPr>
        <w:spacing w:before="220" w:line="420" w:lineRule="auto"/>
        <w:rPr>
          <w:ins w:id="770" w:author="JUAN ESTEBAN PEREIRA NEIRA" w:date="2022-12-06T01:50:00Z"/>
        </w:rPr>
      </w:pPr>
    </w:p>
    <w:p w:rsidR="000B4D94" w:rsidRDefault="000B4D94">
      <w:pPr>
        <w:spacing w:before="220" w:line="420" w:lineRule="auto"/>
        <w:rPr>
          <w:ins w:id="771" w:author="JUAN ESTEBAN PEREIRA NEIRA" w:date="2022-12-06T01:50:00Z"/>
        </w:rPr>
      </w:pPr>
    </w:p>
    <w:p w:rsidR="000B4D94" w:rsidRDefault="000B4D94">
      <w:pPr>
        <w:spacing w:before="220" w:line="420" w:lineRule="auto"/>
        <w:rPr>
          <w:ins w:id="772" w:author="JUAN ESTEBAN PEREIRA NEIRA" w:date="2022-12-06T01:50:00Z"/>
        </w:rPr>
      </w:pPr>
    </w:p>
    <w:p w:rsidR="000B4D94" w:rsidRDefault="000B4D94">
      <w:pPr>
        <w:spacing w:before="220" w:line="420" w:lineRule="auto"/>
        <w:rPr>
          <w:ins w:id="773" w:author="JUAN ESTEBAN PEREIRA NEIRA" w:date="2022-12-06T01:50:00Z"/>
        </w:rPr>
      </w:pPr>
    </w:p>
    <w:p w:rsidR="000B4D94" w:rsidRDefault="000B4D94">
      <w:pPr>
        <w:spacing w:before="220" w:line="420" w:lineRule="auto"/>
        <w:rPr>
          <w:ins w:id="774" w:author="JUAN ESTEBAN PEREIRA NEIRA" w:date="2022-12-06T01:50:00Z"/>
        </w:rPr>
      </w:pPr>
    </w:p>
    <w:p w:rsidR="000B4D94" w:rsidRDefault="000B4D94">
      <w:pPr>
        <w:spacing w:before="220" w:line="420" w:lineRule="auto"/>
        <w:rPr>
          <w:ins w:id="775" w:author="JUAN ESTEBAN PEREIRA NEIRA" w:date="2022-12-06T01:50:00Z"/>
        </w:rPr>
      </w:pPr>
    </w:p>
    <w:p w:rsidR="000B4D94" w:rsidRDefault="000B4D94">
      <w:pPr>
        <w:spacing w:before="220" w:line="420" w:lineRule="auto"/>
        <w:rPr>
          <w:ins w:id="776" w:author="JUAN ESTEBAN PEREIRA NEIRA" w:date="2022-12-06T01:50:00Z"/>
        </w:rPr>
      </w:pPr>
    </w:p>
    <w:p w:rsidR="000B4D94" w:rsidRDefault="000B4D94">
      <w:pPr>
        <w:spacing w:before="220" w:line="420" w:lineRule="auto"/>
        <w:rPr>
          <w:ins w:id="777" w:author="JUAN ESTEBAN PEREIRA NEIRA" w:date="2022-12-06T01:50:00Z"/>
        </w:rPr>
      </w:pPr>
    </w:p>
    <w:p w:rsidR="000B4D94" w:rsidRDefault="000B4D94">
      <w:pPr>
        <w:spacing w:before="220" w:line="420" w:lineRule="auto"/>
        <w:rPr>
          <w:ins w:id="778" w:author="JUAN ESTEBAN PEREIRA NEIRA" w:date="2022-12-06T01:50:00Z"/>
        </w:rPr>
      </w:pPr>
    </w:p>
    <w:p w:rsidR="000B4D94" w:rsidRDefault="000B4D94">
      <w:pPr>
        <w:spacing w:before="220" w:line="420" w:lineRule="auto"/>
        <w:rPr>
          <w:ins w:id="779" w:author="JUAN ESTEBAN PEREIRA NEIRA" w:date="2022-12-06T01:50:00Z"/>
        </w:rPr>
      </w:pPr>
    </w:p>
    <w:p w:rsidR="000B4D94" w:rsidRDefault="000B4D94">
      <w:pPr>
        <w:spacing w:before="220" w:line="420" w:lineRule="auto"/>
        <w:rPr>
          <w:ins w:id="780" w:author="JUAN ESTEBAN PEREIRA NEIRA" w:date="2022-12-06T01:50:00Z"/>
        </w:rPr>
      </w:pPr>
    </w:p>
    <w:p w:rsidR="000B4D94" w:rsidRDefault="000B4D94">
      <w:pPr>
        <w:spacing w:before="220" w:line="420" w:lineRule="auto"/>
        <w:rPr>
          <w:ins w:id="781" w:author="JUAN ESTEBAN PEREIRA NEIRA" w:date="2022-12-06T01:50:00Z"/>
        </w:rPr>
      </w:pPr>
    </w:p>
    <w:p w:rsidR="000B4D94" w:rsidRDefault="000B4D94">
      <w:pPr>
        <w:spacing w:before="220" w:line="420" w:lineRule="auto"/>
        <w:rPr>
          <w:ins w:id="782" w:author="JUAN ESTEBAN PEREIRA NEIRA" w:date="2022-12-06T01:50:00Z"/>
        </w:rPr>
      </w:pPr>
    </w:p>
    <w:p w:rsidR="000B4D94" w:rsidRDefault="000B4D94">
      <w:pPr>
        <w:spacing w:before="220" w:line="420" w:lineRule="auto"/>
        <w:rPr>
          <w:ins w:id="783" w:author="JUAN ESTEBAN PEREIRA NEIRA" w:date="2022-12-06T01:50:00Z"/>
        </w:rPr>
      </w:pPr>
    </w:p>
    <w:p w:rsidR="000B4D94" w:rsidRDefault="000B4D94">
      <w:pPr>
        <w:spacing w:before="220" w:line="420" w:lineRule="auto"/>
        <w:rPr>
          <w:ins w:id="784" w:author="JUAN ESTEBAN PEREIRA NEIRA" w:date="2022-12-06T01:50:00Z"/>
        </w:rPr>
      </w:pPr>
    </w:p>
    <w:p w:rsidR="000B4D94" w:rsidRDefault="000B4D94">
      <w:pPr>
        <w:spacing w:before="220" w:line="420" w:lineRule="auto"/>
        <w:rPr>
          <w:ins w:id="785" w:author="JUAN ESTEBAN PEREIRA NEIRA" w:date="2022-12-06T01:50:00Z"/>
        </w:rPr>
      </w:pPr>
    </w:p>
    <w:p w:rsidR="000B4D94" w:rsidRDefault="000B4D94">
      <w:pPr>
        <w:spacing w:before="220" w:line="420" w:lineRule="auto"/>
        <w:rPr>
          <w:ins w:id="786" w:author="JUAN ESTEBAN PEREIRA NEIRA" w:date="2022-12-06T01:50:00Z"/>
        </w:rPr>
      </w:pPr>
    </w:p>
    <w:p w:rsidR="000B4D94" w:rsidRDefault="000B4D94">
      <w:pPr>
        <w:spacing w:before="220" w:line="420" w:lineRule="auto"/>
        <w:rPr>
          <w:ins w:id="787" w:author="JUAN ESTEBAN PEREIRA NEIRA" w:date="2022-12-06T01:50:00Z"/>
        </w:rPr>
      </w:pPr>
    </w:p>
    <w:p w:rsidR="000B4D94" w:rsidRDefault="000B4D94">
      <w:pPr>
        <w:spacing w:before="220" w:line="420" w:lineRule="auto"/>
        <w:rPr>
          <w:ins w:id="788" w:author="JUAN ESTEBAN PEREIRA NEIRA" w:date="2022-12-06T01:50:00Z"/>
        </w:rPr>
      </w:pPr>
    </w:p>
    <w:p w:rsidR="000B4D94" w:rsidRDefault="000B4D94">
      <w:pPr>
        <w:spacing w:before="220" w:line="420" w:lineRule="auto"/>
        <w:rPr>
          <w:ins w:id="789" w:author="JUAN ESTEBAN PEREIRA NEIRA" w:date="2022-12-06T01:50:00Z"/>
        </w:rPr>
      </w:pPr>
    </w:p>
    <w:p w:rsidR="000B4D94" w:rsidRDefault="000B4D94">
      <w:pPr>
        <w:spacing w:before="220" w:line="420" w:lineRule="auto"/>
        <w:rPr>
          <w:ins w:id="790" w:author="JUAN ESTEBAN PEREIRA NEIRA" w:date="2022-12-06T01:50:00Z"/>
        </w:rPr>
      </w:pPr>
    </w:p>
    <w:p w:rsidR="000B4D94" w:rsidRDefault="000B4D94">
      <w:pPr>
        <w:spacing w:before="220" w:line="420" w:lineRule="auto"/>
        <w:rPr>
          <w:ins w:id="791" w:author="JUAN ESTEBAN PEREIRA NEIRA" w:date="2022-12-06T01:50:00Z"/>
        </w:rPr>
      </w:pPr>
    </w:p>
    <w:p w:rsidR="000B4D94" w:rsidRDefault="000B4D94">
      <w:pPr>
        <w:spacing w:before="220" w:line="420" w:lineRule="auto"/>
        <w:rPr>
          <w:ins w:id="792" w:author="JUAN ESTEBAN PEREIRA NEIRA" w:date="2022-12-06T01:50:00Z"/>
        </w:rPr>
      </w:pPr>
    </w:p>
    <w:p w:rsidR="000B4D94" w:rsidRDefault="000B4D94">
      <w:pPr>
        <w:spacing w:before="220" w:line="420" w:lineRule="auto"/>
        <w:rPr>
          <w:ins w:id="793" w:author="JUAN ESTEBAN PEREIRA NEIRA" w:date="2022-12-06T01:50:00Z"/>
        </w:rPr>
      </w:pPr>
    </w:p>
    <w:p w:rsidR="000B4D94" w:rsidRDefault="000B4D94">
      <w:pPr>
        <w:spacing w:before="220" w:line="420" w:lineRule="auto"/>
        <w:rPr>
          <w:ins w:id="794" w:author="JUAN ESTEBAN PEREIRA NEIRA" w:date="2022-12-06T01:50:00Z"/>
        </w:rPr>
      </w:pPr>
    </w:p>
    <w:p w:rsidR="000B4D94" w:rsidRDefault="000B4D94">
      <w:pPr>
        <w:spacing w:before="220" w:line="420" w:lineRule="auto"/>
        <w:rPr>
          <w:ins w:id="795" w:author="JUAN ESTEBAN PEREIRA NEIRA" w:date="2022-12-06T01:50:00Z"/>
        </w:rPr>
      </w:pPr>
    </w:p>
    <w:p w:rsidR="000B4D94" w:rsidRDefault="000B4D94">
      <w:pPr>
        <w:spacing w:before="220" w:line="420" w:lineRule="auto"/>
        <w:rPr>
          <w:ins w:id="796" w:author="JUAN ESTEBAN PEREIRA NEIRA" w:date="2022-12-06T01:50:00Z"/>
        </w:rPr>
      </w:pPr>
    </w:p>
    <w:p w:rsidR="000B4D94" w:rsidRDefault="000B4D94">
      <w:pPr>
        <w:spacing w:before="220" w:line="420" w:lineRule="auto"/>
        <w:rPr>
          <w:ins w:id="797" w:author="JUAN ESTEBAN PEREIRA NEIRA" w:date="2022-12-06T01:50:00Z"/>
        </w:rPr>
      </w:pPr>
    </w:p>
    <w:p w:rsidR="000B4D94" w:rsidRDefault="000B4D94">
      <w:pPr>
        <w:spacing w:before="220" w:line="420" w:lineRule="auto"/>
        <w:rPr>
          <w:ins w:id="798" w:author="JUAN ESTEBAN PEREIRA NEIRA" w:date="2022-12-06T01:50:00Z"/>
        </w:rPr>
      </w:pPr>
    </w:p>
    <w:p w:rsidR="000B4D94" w:rsidRDefault="000B4D94">
      <w:pPr>
        <w:spacing w:before="220" w:line="420" w:lineRule="auto"/>
        <w:rPr>
          <w:ins w:id="799" w:author="JUAN ESTEBAN PEREIRA NEIRA" w:date="2022-12-06T01:50:00Z"/>
        </w:rPr>
      </w:pPr>
    </w:p>
    <w:p w:rsidR="000B4D94" w:rsidRDefault="000B4D94">
      <w:pPr>
        <w:spacing w:before="220" w:line="420" w:lineRule="auto"/>
        <w:rPr>
          <w:ins w:id="800" w:author="JUAN ESTEBAN PEREIRA NEIRA" w:date="2022-12-06T01:50:00Z"/>
        </w:rPr>
      </w:pPr>
    </w:p>
    <w:p w:rsidR="000B4D94" w:rsidRDefault="000B4D94">
      <w:pPr>
        <w:spacing w:before="220" w:line="420" w:lineRule="auto"/>
        <w:rPr>
          <w:ins w:id="801" w:author="JUAN ESTEBAN PEREIRA NEIRA" w:date="2022-12-06T01:50:00Z"/>
        </w:rPr>
      </w:pPr>
    </w:p>
    <w:p w:rsidR="000B4D94" w:rsidRDefault="000B4D94">
      <w:pPr>
        <w:spacing w:before="220" w:line="420" w:lineRule="auto"/>
        <w:rPr>
          <w:ins w:id="802" w:author="JUAN ESTEBAN PEREIRA NEIRA" w:date="2022-12-06T01:50:00Z"/>
        </w:rPr>
      </w:pPr>
    </w:p>
    <w:p w:rsidR="000B4D94" w:rsidRDefault="000B4D94">
      <w:pPr>
        <w:spacing w:before="220" w:line="420" w:lineRule="auto"/>
        <w:rPr>
          <w:ins w:id="803" w:author="JUAN ESTEBAN PEREIRA NEIRA" w:date="2022-12-06T01:50:00Z"/>
        </w:rPr>
      </w:pPr>
    </w:p>
    <w:p w:rsidR="000B4D94" w:rsidRDefault="000B4D94">
      <w:pPr>
        <w:spacing w:before="220" w:line="420" w:lineRule="auto"/>
        <w:rPr>
          <w:ins w:id="804" w:author="JUAN ESTEBAN PEREIRA NEIRA" w:date="2022-12-06T01:50:00Z"/>
        </w:rPr>
      </w:pPr>
    </w:p>
    <w:p w:rsidR="000B4D94" w:rsidRDefault="000B4D94">
      <w:pPr>
        <w:spacing w:before="220" w:line="420" w:lineRule="auto"/>
        <w:rPr>
          <w:ins w:id="805" w:author="JUAN ESTEBAN PEREIRA NEIRA" w:date="2022-12-06T01:50:00Z"/>
        </w:rPr>
      </w:pPr>
    </w:p>
    <w:p w:rsidR="000B4D94" w:rsidRDefault="000B4D94">
      <w:pPr>
        <w:spacing w:before="220" w:line="420" w:lineRule="auto"/>
        <w:rPr>
          <w:ins w:id="806" w:author="JUAN ESTEBAN PEREIRA NEIRA" w:date="2022-12-06T01:50:00Z"/>
        </w:rPr>
      </w:pPr>
    </w:p>
    <w:p w:rsidR="000B4D94" w:rsidRDefault="000B4D94">
      <w:pPr>
        <w:spacing w:before="220" w:line="420" w:lineRule="auto"/>
        <w:rPr>
          <w:ins w:id="807" w:author="JUAN ESTEBAN PEREIRA NEIRA" w:date="2022-12-06T01:50:00Z"/>
        </w:rPr>
      </w:pPr>
    </w:p>
    <w:p w:rsidR="000B4D94" w:rsidRDefault="000B4D94">
      <w:pPr>
        <w:spacing w:before="220" w:line="420" w:lineRule="auto"/>
        <w:rPr>
          <w:ins w:id="808" w:author="JUAN ESTEBAN PEREIRA NEIRA" w:date="2022-12-06T01:50:00Z"/>
        </w:rPr>
      </w:pPr>
    </w:p>
    <w:p w:rsidR="000B4D94" w:rsidRDefault="000B4D94">
      <w:pPr>
        <w:spacing w:before="220" w:line="420" w:lineRule="auto"/>
        <w:rPr>
          <w:ins w:id="809" w:author="JUAN ESTEBAN PEREIRA NEIRA" w:date="2022-12-06T01:50:00Z"/>
        </w:rPr>
      </w:pPr>
    </w:p>
    <w:p w:rsidR="000B4D94" w:rsidRDefault="000B4D94">
      <w:pPr>
        <w:spacing w:before="220" w:line="420" w:lineRule="auto"/>
        <w:rPr>
          <w:ins w:id="810" w:author="JUAN ESTEBAN PEREIRA NEIRA" w:date="2022-12-06T01:50:00Z"/>
        </w:rPr>
      </w:pPr>
    </w:p>
    <w:p w:rsidR="000B4D94" w:rsidRDefault="000B4D94">
      <w:pPr>
        <w:spacing w:before="220" w:line="420" w:lineRule="auto"/>
        <w:rPr>
          <w:ins w:id="811" w:author="JUAN ESTEBAN PEREIRA NEIRA" w:date="2022-12-06T01:50:00Z"/>
        </w:rPr>
      </w:pPr>
    </w:p>
    <w:p w:rsidR="000B4D94" w:rsidRDefault="000B4D94">
      <w:pPr>
        <w:spacing w:before="220" w:line="420" w:lineRule="auto"/>
        <w:rPr>
          <w:ins w:id="812" w:author="JUAN ESTEBAN PEREIRA NEIRA" w:date="2022-12-06T01:50:00Z"/>
        </w:rPr>
      </w:pPr>
    </w:p>
    <w:p w:rsidR="000B4D94" w:rsidRDefault="000B4D94">
      <w:pPr>
        <w:spacing w:before="220" w:line="420" w:lineRule="auto"/>
        <w:rPr>
          <w:ins w:id="813" w:author="JUAN ESTEBAN PEREIRA NEIRA" w:date="2022-12-06T01:50:00Z"/>
        </w:rPr>
      </w:pPr>
    </w:p>
    <w:p w:rsidR="000B4D94" w:rsidRDefault="000B4D94">
      <w:pPr>
        <w:spacing w:before="220" w:line="420" w:lineRule="auto"/>
      </w:pPr>
    </w:p>
    <w:p w:rsidR="000B4D94" w:rsidRDefault="000B4D94">
      <w:pPr>
        <w:spacing w:before="220" w:line="420" w:lineRule="auto"/>
        <w:rPr>
          <w:sz w:val="24"/>
          <w:szCs w:val="24"/>
        </w:rPr>
      </w:pPr>
    </w:p>
    <w:p w:rsidR="000B4D94" w:rsidRDefault="000B4D94">
      <w:pPr>
        <w:spacing w:before="220" w:line="420" w:lineRule="auto"/>
        <w:rPr>
          <w:sz w:val="24"/>
          <w:szCs w:val="24"/>
        </w:rPr>
      </w:pPr>
    </w:p>
    <w:p w:rsidR="000B4D94" w:rsidRDefault="00F304F0">
      <w:pPr>
        <w:spacing w:before="220" w:line="420" w:lineRule="auto"/>
        <w:rPr>
          <w:sz w:val="24"/>
          <w:szCs w:val="24"/>
        </w:rPr>
      </w:pPr>
      <w:r>
        <w:rPr>
          <w:sz w:val="24"/>
          <w:szCs w:val="24"/>
        </w:rPr>
        <w:t xml:space="preserve"> </w:t>
      </w:r>
    </w:p>
    <w:sectPr w:rsidR="000B4D94">
      <w:pgSz w:w="11909" w:h="16834"/>
      <w:pgMar w:top="1417"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13380E"/>
    <w:multiLevelType w:val="multilevel"/>
    <w:tmpl w:val="3A8ED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1682B2C"/>
    <w:multiLevelType w:val="multilevel"/>
    <w:tmpl w:val="F0FC8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D94"/>
    <w:rsid w:val="000B4D94"/>
    <w:rsid w:val="00F30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0E1022-E79C-45DB-AD5A-B5A84EAB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2936</Words>
  <Characters>16736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dc:creator>
  <cp:lastModifiedBy>Usuario</cp:lastModifiedBy>
  <cp:revision>2</cp:revision>
  <dcterms:created xsi:type="dcterms:W3CDTF">2022-12-06T04:56:00Z</dcterms:created>
  <dcterms:modified xsi:type="dcterms:W3CDTF">2022-12-06T04:56:00Z</dcterms:modified>
</cp:coreProperties>
</file>